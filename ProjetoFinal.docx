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ACA467" w14:textId="4F7CC354" w:rsidR="00154ED0" w:rsidRPr="00077EC9" w:rsidRDefault="00154ED0" w:rsidP="00077EC9">
      <w:pPr>
        <w:pStyle w:val="Title"/>
        <w:jc w:val="center"/>
        <w:rPr>
          <w:rFonts w:ascii="Times New Roman" w:hAnsi="Times New Roman" w:cs="Times New Roman"/>
          <w:sz w:val="48"/>
          <w:szCs w:val="48"/>
          <w:lang w:eastAsia="pt-BR"/>
        </w:rPr>
      </w:pPr>
      <w:r w:rsidRPr="00077EC9">
        <w:rPr>
          <w:rFonts w:ascii="Times New Roman" w:hAnsi="Times New Roman" w:cs="Times New Roman"/>
          <w:sz w:val="48"/>
          <w:szCs w:val="48"/>
          <w:lang w:eastAsia="pt-BR"/>
        </w:rPr>
        <w:t>LABORATÓRIO DE ARQUITETURA DE COMPUTADORES</w:t>
      </w:r>
      <w:r w:rsidR="00077EC9">
        <w:rPr>
          <w:rFonts w:ascii="Times New Roman" w:hAnsi="Times New Roman" w:cs="Times New Roman"/>
          <w:sz w:val="48"/>
          <w:szCs w:val="48"/>
          <w:lang w:eastAsia="pt-BR"/>
        </w:rPr>
        <w:br/>
      </w:r>
    </w:p>
    <w:p w14:paraId="662BF5E8" w14:textId="77777777" w:rsidR="00154ED0" w:rsidRPr="00077EC9" w:rsidRDefault="00154ED0" w:rsidP="00077EC9">
      <w:pPr>
        <w:pStyle w:val="Subtitle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</w:pPr>
      <w:r w:rsidRPr="00077EC9">
        <w:rPr>
          <w:rFonts w:ascii="Times New Roman" w:hAnsi="Times New Roman" w:cs="Times New Roman"/>
          <w:b/>
          <w:bCs/>
          <w:color w:val="auto"/>
          <w:sz w:val="32"/>
          <w:szCs w:val="32"/>
          <w:lang w:eastAsia="pt-BR"/>
        </w:rPr>
        <w:t>Projeto Final</w:t>
      </w:r>
    </w:p>
    <w:p w14:paraId="3F85B41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  <w:r w:rsidRPr="00154E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  <w:t>Descrição Simplificada do Processador MIPS em VHDL</w:t>
      </w:r>
    </w:p>
    <w:p w14:paraId="075B15BA" w14:textId="77777777" w:rsid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</w:p>
    <w:p w14:paraId="4C5D3099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 xml:space="preserve">Grupo: 5 </w:t>
      </w:r>
      <w:r w:rsidRPr="00154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pt-BR"/>
        </w:rPr>
        <w:tab/>
        <w:t>Turma: B</w:t>
      </w:r>
    </w:p>
    <w:p w14:paraId="2E1E47FB" w14:textId="77777777" w:rsidR="00154ED0" w:rsidRPr="00154ED0" w:rsidRDefault="00154ED0" w:rsidP="007E54F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BC3F5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Caroline Aparecida de Paula Silva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726506</w:t>
      </w:r>
    </w:p>
    <w:p w14:paraId="02D63683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Gabriel Rodrigues Rocha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726518</w:t>
      </w:r>
    </w:p>
    <w:p w14:paraId="6EF5ED85" w14:textId="77777777" w:rsidR="00154ED0" w:rsidRPr="00154ED0" w:rsidRDefault="00154ED0" w:rsidP="007E54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Henrique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Shinki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Kodama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726537</w:t>
      </w:r>
    </w:p>
    <w:p w14:paraId="1AF26361" w14:textId="6925DA82" w:rsidR="00077EC9" w:rsidRDefault="00154ED0" w:rsidP="00077EC9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Isabela </w:t>
      </w:r>
      <w:proofErr w:type="spellStart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Sayuri</w:t>
      </w:r>
      <w:proofErr w:type="spellEnd"/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Matsumoto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726539</w:t>
      </w:r>
      <w:r w:rsidRPr="00154ED0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  <w:lang w:eastAsia="pt-BR"/>
        </w:rPr>
        <w:t xml:space="preserve"> </w:t>
      </w:r>
    </w:p>
    <w:p w14:paraId="5C30D34B" w14:textId="0E7FBBE9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21160089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26CFD8" w14:textId="16003A63" w:rsidR="00077EC9" w:rsidRPr="00507389" w:rsidRDefault="003F45ED">
          <w:pPr>
            <w:pStyle w:val="TOCHeading"/>
            <w:rPr>
              <w:rFonts w:ascii="Times New Roman" w:hAnsi="Times New Roman" w:cs="Times New Roman"/>
              <w:color w:val="auto"/>
              <w:lang w:val="pt-BR"/>
            </w:rPr>
          </w:pPr>
          <w:r w:rsidRPr="00507389">
            <w:rPr>
              <w:rFonts w:ascii="Times New Roman" w:hAnsi="Times New Roman" w:cs="Times New Roman"/>
              <w:color w:val="auto"/>
              <w:lang w:val="pt-BR"/>
            </w:rPr>
            <w:t>Sumário</w:t>
          </w:r>
        </w:p>
        <w:p w14:paraId="4F5612D6" w14:textId="77777777" w:rsidR="003F45ED" w:rsidRPr="00507389" w:rsidRDefault="00077EC9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r w:rsidRPr="00507389">
            <w:rPr>
              <w:rFonts w:ascii="Times New Roman" w:hAnsi="Times New Roman" w:cs="Times New Roman"/>
            </w:rPr>
            <w:fldChar w:fldCharType="begin"/>
          </w:r>
          <w:r w:rsidRPr="00507389">
            <w:rPr>
              <w:rFonts w:ascii="Times New Roman" w:hAnsi="Times New Roman" w:cs="Times New Roman"/>
            </w:rPr>
            <w:instrText xml:space="preserve"> TOC \o "1-3" \h \z \u </w:instrText>
          </w:r>
          <w:r w:rsidRPr="00507389">
            <w:rPr>
              <w:rFonts w:ascii="Times New Roman" w:hAnsi="Times New Roman" w:cs="Times New Roman"/>
            </w:rPr>
            <w:fldChar w:fldCharType="separate"/>
          </w:r>
          <w:hyperlink w:anchor="_Toc486445790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1.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Introdução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_Toc486445790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1D780E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1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R-format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_Toc486445791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938288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2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I-format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_Toc486445792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038641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3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J-format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_Toc486445793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424634" w14:textId="77777777" w:rsidR="003F45ED" w:rsidRPr="00507389" w:rsidRDefault="00244F91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4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Módulos do Projeto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_Toc486445794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8C0385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5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I-fetch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_Toc486445795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6FDBDC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6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I-decode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_Toc486445796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5258E4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7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Control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_Toc486445797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291818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8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Execute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_Toc486445798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8E0E76" w14:textId="77777777" w:rsidR="003F45ED" w:rsidRPr="00507389" w:rsidRDefault="00244F91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799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3.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Simulação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_Toc486445799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CD921F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0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AND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_Toc486445800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6B6D28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1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OR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_Toc486445801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474C5A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2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val="en-US" w:eastAsia="pt-BR"/>
              </w:rPr>
              <w:t>BNE - Branch Not Equal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_Toc486445802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491B12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3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JAL e JR - Jump and Link / Jump Register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_Toc486445803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A05D7A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4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SLL - Shift Left Logical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_Toc486445804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2EE64B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5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SRL - Shift Right Logical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_Toc486445805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457DFA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6" w:history="1">
            <w:r w:rsidR="003F45ED" w:rsidRPr="00507389">
              <w:rPr>
                <w:rStyle w:val="Hyperlink"/>
                <w:rFonts w:ascii="Times New Roman" w:hAnsi="Times New Roman" w:cs="Times New Roman"/>
                <w:bCs/>
                <w:noProof/>
                <w:lang w:eastAsia="pt-BR"/>
              </w:rPr>
              <w:t>SLT - Set on Less Than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_Toc486445806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FE922D" w14:textId="77777777" w:rsidR="003F45ED" w:rsidRPr="00507389" w:rsidRDefault="00244F91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7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4.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Vetor - Implementação e Simulação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_Toc486445807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3A7E39" w14:textId="77777777" w:rsidR="003F45ED" w:rsidRPr="00507389" w:rsidRDefault="00244F91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8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Construção do Projeto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_Toc486445808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091B2F" w14:textId="77777777" w:rsidR="003F45ED" w:rsidRPr="00507389" w:rsidRDefault="00244F91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09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3F45ED" w:rsidRPr="00507389">
              <w:rPr>
                <w:rFonts w:ascii="Times New Roman" w:eastAsiaTheme="minorEastAsia" w:hAnsi="Times New Roman" w:cs="Times New Roman"/>
                <w:noProof/>
                <w:szCs w:val="20"/>
                <w:lang w:eastAsia="zh-CN" w:bidi="hi-IN"/>
              </w:rPr>
              <w:tab/>
            </w:r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Considerações Finais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_Toc486445809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64C90B" w14:textId="77777777" w:rsidR="003F45ED" w:rsidRPr="00507389" w:rsidRDefault="00244F91">
          <w:pPr>
            <w:pStyle w:val="TO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0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Referências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_Toc486445810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818536" w14:textId="77777777" w:rsidR="003F45ED" w:rsidRPr="00507389" w:rsidRDefault="00244F91">
          <w:pPr>
            <w:pStyle w:val="TO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1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Apêndice A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_Toc486445811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E036C5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2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zh-CN"/>
              </w:rPr>
              <w:t>SLL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_Toc486445812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A1E85A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3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zh-CN"/>
              </w:rPr>
              <w:t>SRL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_Toc486445813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5B94CC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4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</w:rPr>
              <w:t>SLT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_Toc486445814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681041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5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zh-CN"/>
              </w:rPr>
              <w:t>ADDI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_Toc486445815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4465A7" w14:textId="77777777" w:rsidR="003F45ED" w:rsidRPr="00507389" w:rsidRDefault="00244F91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Cs w:val="20"/>
              <w:lang w:eastAsia="zh-CN" w:bidi="hi-IN"/>
            </w:rPr>
          </w:pPr>
          <w:hyperlink w:anchor="_Toc486445816" w:history="1">
            <w:r w:rsidR="003F45ED" w:rsidRPr="00507389">
              <w:rPr>
                <w:rStyle w:val="Hyperlink"/>
                <w:rFonts w:ascii="Times New Roman" w:hAnsi="Times New Roman" w:cs="Times New Roman"/>
                <w:noProof/>
                <w:lang w:eastAsia="zh-CN"/>
              </w:rPr>
              <w:t>Vetor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instrText xml:space="preserve"> PAGEREF _Toc486445816 \h </w:instrTex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3F45ED" w:rsidRPr="005073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3CA94E" w14:textId="38C3E171" w:rsidR="00077EC9" w:rsidRPr="00F84949" w:rsidRDefault="00077EC9">
          <w:r w:rsidRPr="0050738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4AD6C27" w14:textId="53E0F42E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780461F3" w14:textId="77777777" w:rsidR="00077EC9" w:rsidRDefault="00077EC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DB5175" w14:textId="77777777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0" w:name="_Toc486445790"/>
      <w:r w:rsidRPr="008C73AC">
        <w:rPr>
          <w:lang w:eastAsia="pt-BR"/>
        </w:rPr>
        <w:t>Introdução</w:t>
      </w:r>
      <w:bookmarkEnd w:id="0"/>
    </w:p>
    <w:p w14:paraId="7BD0F1C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microprocessador MIPS foi criado na década de 80 e é amplamente utilizado, principalmente em sistemas embarcados. Possui uma arquitetura RISC baseada no uso de registradores e é capaz de realizar um número compacto e consistente de instruções de tamanho fixo de 32 bits e que variam apenas entre três formatos. O MIPS possui 32 registradores de propósito geral, e cada um deles corresponde a uma palavra (32 bits).</w:t>
      </w:r>
    </w:p>
    <w:p w14:paraId="19D97927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Esse projeto representa a parte final da proposta de realizar uma descrição simplificada, em VHDL, do microprocessador MIPS. Anteriormente, foram realizados três experimentos nos quais elaborou-se a implementação de módulos básicos do microprocessador: uma unidade de busca de instruções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decodificação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uma de controle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uma de execução das instruções 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A memória é organizada separadamente, com um módulo para a memória do programa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program.mif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um para a memória de dados (</w:t>
      </w:r>
      <w:proofErr w:type="spellStart"/>
      <w:r w:rsidRPr="00D3431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dmemory.mif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14:paraId="470996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Considere que a implementação usada como base do presente projeto já suporta e executa corretamente as seguintes instruções: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55EBE555" w14:textId="77777777" w:rsidR="008C73AC" w:rsidRPr="008C73AC" w:rsidRDefault="008C73AC" w:rsidP="007E54FC">
      <w:pPr>
        <w:pStyle w:val="ListParagraph"/>
        <w:numPr>
          <w:ilvl w:val="0"/>
          <w:numId w:val="8"/>
        </w:numPr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soma de dois registradores e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coloca o resultado em um registrador destino.</w:t>
      </w:r>
    </w:p>
    <w:p w14:paraId="55C9CF0F" w14:textId="77777777" w:rsidR="008C73AC" w:rsidRPr="008C73AC" w:rsidRDefault="008C73AC" w:rsidP="007E54FC">
      <w:pPr>
        <w:numPr>
          <w:ilvl w:val="0"/>
          <w:numId w:val="2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Sub: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subtração de dois registradores e coloca o resultado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 registrador destino.</w:t>
      </w:r>
    </w:p>
    <w:p w14:paraId="3A1962D8" w14:textId="77777777" w:rsidR="008C73AC" w:rsidRPr="008C73AC" w:rsidRDefault="008C73AC" w:rsidP="007E54FC">
      <w:pPr>
        <w:numPr>
          <w:ilvl w:val="0"/>
          <w:numId w:val="3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realiza a operação de “E”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7AF1BDA0" w14:textId="77777777" w:rsidR="008C73AC" w:rsidRPr="008C73AC" w:rsidRDefault="008C73AC" w:rsidP="007E54FC">
      <w:pPr>
        <w:numPr>
          <w:ilvl w:val="0"/>
          <w:numId w:val="4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a operação de “OU” lógico entre os bits de dois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registradores e coloca o resultado em um registrador destino.</w:t>
      </w:r>
    </w:p>
    <w:p w14:paraId="27049611" w14:textId="77777777" w:rsidR="008C73AC" w:rsidRPr="008C73AC" w:rsidRDefault="008C73AC" w:rsidP="007E54FC">
      <w:pPr>
        <w:numPr>
          <w:ilvl w:val="0"/>
          <w:numId w:val="5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Lw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Load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carrega uma palavra de uma posição específica da memória e coloca e um registrador.</w:t>
      </w:r>
    </w:p>
    <w:p w14:paraId="75FDD63A" w14:textId="77777777" w:rsidR="008C73AC" w:rsidRPr="008C73AC" w:rsidRDefault="008C73AC" w:rsidP="007E54FC">
      <w:pPr>
        <w:numPr>
          <w:ilvl w:val="0"/>
          <w:numId w:val="6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Sw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Store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Word)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escreve uma palavra contida em um registrador 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uma posição específica da memória.</w:t>
      </w:r>
    </w:p>
    <w:p w14:paraId="261056EC" w14:textId="77777777" w:rsidR="008C73AC" w:rsidRPr="008C73AC" w:rsidRDefault="008C73AC" w:rsidP="007E54FC">
      <w:pPr>
        <w:numPr>
          <w:ilvl w:val="0"/>
          <w:numId w:val="7"/>
        </w:numPr>
        <w:spacing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de um rótulo se dois registradores tiverem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mesmo valor.</w:t>
      </w:r>
    </w:p>
    <w:p w14:paraId="5BE36C48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descrito neste documento as modificações realizadas para o suporte de novas instruções: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shift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not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3EBDEA1C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6CB19D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8AB865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4D1EF4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1" w:name="_Toc486445791"/>
      <w:r w:rsidRPr="008C73AC">
        <w:rPr>
          <w:lang w:eastAsia="pt-BR"/>
        </w:rPr>
        <w:lastRenderedPageBreak/>
        <w:t>R-</w:t>
      </w:r>
      <w:proofErr w:type="spellStart"/>
      <w:proofErr w:type="gramStart"/>
      <w:r w:rsidRPr="008C73AC">
        <w:rPr>
          <w:lang w:eastAsia="pt-BR"/>
        </w:rPr>
        <w:t>format</w:t>
      </w:r>
      <w:bookmarkEnd w:id="1"/>
      <w:proofErr w:type="spellEnd"/>
      <w:proofErr w:type="gramEnd"/>
    </w:p>
    <w:p w14:paraId="24A959B3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As instruções R-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FE2E07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979DE32" wp14:editId="034E262B">
            <wp:extent cx="5730240" cy="419100"/>
            <wp:effectExtent l="0" t="0" r="3810" b="0"/>
            <wp:docPr id="13" name="Imagem 13" descr="https://lh3.googleusercontent.com/jm29rbGzyTf3VbcfbYlWqd3rnriFiXJQ_thPjW5fODKihXnonOZ4UPp_9bTzKYAmCxNKT_lUMT6Z_1Gv4L58o-nLqKZ_JOwENxBZlyb1drRIgsonzLn2Xk-EjYsyUyBoRAKJ95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jm29rbGzyTf3VbcfbYlWqd3rnriFiXJQ_thPjW5fODKihXnonOZ4UPp_9bTzKYAmCxNKT_lUMT6Z_1Gv4L58o-nLqKZ_JOwENxBZlyb1drRIgsonzLn2Xk-EjYsyUyBoRAKJ95S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6D0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Jr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Register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03676EF2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81AF8B7" wp14:editId="6DC46E0E">
            <wp:extent cx="5730240" cy="198120"/>
            <wp:effectExtent l="0" t="0" r="3810" b="0"/>
            <wp:docPr id="14" name="Imagem 14" descr="https://lh4.googleusercontent.com/fEXEYmazGFJkSMveNK4KfkGWIxUQ5y-1eL0Y6pIl7D7eMtdGEs1H-OI7G9XmAlUJsoXiuSoxKwOZIvjz-VzFLcuqoYnJ0Yqr0I2YZlcHMBrHF8XRM0orIg9t4LPayYtOIVOyHs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fEXEYmazGFJkSMveNK4KfkGWIxUQ5y-1eL0Y6pIl7D7eMtdGEs1H-OI7G9XmAlUJsoXiuSoxKwOZIvjz-VzFLcuqoYnJ0Yqr0I2YZlcHMBrHF8XRM0orIg9t4LPayYtOIVOyHsP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FA81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o endereço contido em um registrador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Para a codificação são reservados, além dos 6 bits para o código da instrução, 5 bits para o registrador que contém o endereço destino, e os 6 últimos bits para o código da função. Note que os bits de 20 a 6 são zerados.</w:t>
      </w:r>
    </w:p>
    <w:p w14:paraId="5CF1F05E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9F2741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Right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14:paraId="1CB1D20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3BEFD4F" wp14:editId="71087AAA">
            <wp:extent cx="5730240" cy="182880"/>
            <wp:effectExtent l="0" t="0" r="3810" b="7620"/>
            <wp:docPr id="15" name="Imagem 15" descr="https://lh5.googleusercontent.com/HHK_KWXLBN6_35XeSbL8GBSqxRbMlcfY_9L8oIJ4jBRXydrTp9cz2EN-kK8742xazYVkFQG9iERIYs1mCYUGNlounuLcbz5im0u-Yop9VUCeRRP0Sqp5MyqfNqz9yHJRAzBJsU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HHK_KWXLBN6_35XeSbL8GBSqxRbMlcfY_9L8oIJ4jBRXydrTp9cz2EN-kK8742xazYVkFQG9iERIYs1mCYUGNlounuLcbz5im0u-Yop9VUCeRRP0Sqp5MyqfNqz9yHJRAzBJsUaV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92E9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direita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completa o número de bits necessários com zero, e coloca o resultado em um registrador destino. Para a codificação são reservados os 6 primeiros bits para o código da operação, os bits 25 a 21 são indiferentes, 5 bits para o registrador de origem, 5 bits para o registrador destino, 5 bits para o deslocamento e os 6 últimos bits para o código da função.</w:t>
      </w:r>
    </w:p>
    <w:p w14:paraId="0BB7E73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Shift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Left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Logical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292DD21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D56CA16" wp14:editId="3593916C">
            <wp:extent cx="5730240" cy="190500"/>
            <wp:effectExtent l="0" t="0" r="3810" b="0"/>
            <wp:docPr id="16" name="Imagem 16" descr="https://lh6.googleusercontent.com/ypJ9rP5FmilyrRx9DFvBFmisQFsbUJHlyOoYZSfH_4OnLwm8xod3v-FG1OPYaTjEjEkkyBKUCohdgSJ36Jsl6Bm-9H501DFKkyBkbyC5p6T_iUn6ujBCYm2JW0WO3n48PsCCIJ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ypJ9rP5FmilyrRx9DFvBFmisQFsbUJHlyOoYZSfH_4OnLwm8xod3v-FG1OPYaTjEjEkkyBKUCohdgSJ36Jsl6Bm-9H501DFKkyBkbyC5p6T_iUn6ujBCYm2JW0WO3n48PsCCIJl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9805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desloca o valor do registrador de origem para a esquerda um determinado número de vezes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shamt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), completa o número de bits necessários com zero, e coloca o resultado em um registrador destino. A codificação é análoga 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8EEF0D3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99B5E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Set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Less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Than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0E4444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793EB792" wp14:editId="761545FC">
            <wp:extent cx="5730240" cy="182880"/>
            <wp:effectExtent l="0" t="0" r="3810" b="7620"/>
            <wp:docPr id="17" name="Imagem 17" descr="https://lh6.googleusercontent.com/F90uKXJ19-9paWnbH7b7IImLOk8mZN8BG7jbNki4j7cmBbw0N99n9wa5SNw9rAMTmvXgOZHILBr0Toq26CqOk_ycWqYxINsBVYQqFfreV3MHCFu7G2-q3HRlBR6ZRI_0cT8Vml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F90uKXJ19-9paWnbH7b7IImLOk8mZN8BG7jbNki4j7cmBbw0N99n9wa5SNw9rAMTmvXgOZHILBr0Toq26CqOk_ycWqYxINsBVYQqFfreV3MHCFu7G2-q3HRlBR6ZRI_0cT8Vml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E83C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 uma comparação entre dois registradores (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acordo com a figura) e atribui um valor verdadeiro (diferente de zero) ao registrador destino (rd) caso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rs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&lt;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zero caso contrário. Para a codificação são reservados os bits 25 a 21 para o primeiro registrador, os bits 20 a 16 para o segundo registrador e por fim, os bits de 15 a 11 para o registrador destino. Por padrão os bits 10 a 6 são zerados e os últimos 5 são reservados para o código da função.</w:t>
      </w:r>
    </w:p>
    <w:p w14:paraId="60060A5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C8269D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2" w:name="_Toc486445792"/>
      <w:r w:rsidRPr="008C73AC">
        <w:rPr>
          <w:lang w:eastAsia="pt-BR"/>
        </w:rPr>
        <w:lastRenderedPageBreak/>
        <w:t>I-</w:t>
      </w:r>
      <w:proofErr w:type="spellStart"/>
      <w:proofErr w:type="gramStart"/>
      <w:r w:rsidRPr="008C73AC">
        <w:rPr>
          <w:lang w:eastAsia="pt-BR"/>
        </w:rPr>
        <w:t>format</w:t>
      </w:r>
      <w:bookmarkEnd w:id="2"/>
      <w:proofErr w:type="spellEnd"/>
      <w:proofErr w:type="gramEnd"/>
    </w:p>
    <w:p w14:paraId="337E41E8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0DB3383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292ACEC2" wp14:editId="6A4AA5D7">
            <wp:extent cx="5730240" cy="419100"/>
            <wp:effectExtent l="0" t="0" r="3810" b="0"/>
            <wp:docPr id="18" name="Imagem 18" descr="https://lh4.googleusercontent.com/rZgqCunwjY46T2XIPkjZ6reStm4HAswjBA3Qnr1sXWZd27ZG0BR4JMlh9VJXsZ1cSz2djqwK4u4C6mQHpO2fF48x3Y5UPnXbASAu5dXx5gGzUgsdsDSRvxu9wwiHYifkb6iNEkW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rZgqCunwjY46T2XIPkjZ6reStm4HAswjBA3Qnr1sXWZd27ZG0BR4JMlh9VJXsZ1cSz2djqwK4u4C6mQHpO2fF48x3Y5UPnXbASAu5dXx5gGzUgsdsDSRvxu9wwiHYifkb6iNEkW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CAF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imediate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value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549AB97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CC9203E" wp14:editId="5AE6BD05">
            <wp:extent cx="5730240" cy="190500"/>
            <wp:effectExtent l="0" t="0" r="3810" b="0"/>
            <wp:docPr id="19" name="Imagem 19" descr="https://lh5.googleusercontent.com/ZpQqrtG1mgVQKaUx_la_xqTpAlX4g_pZzr59mh7K8gQxlAVUlk1Eda_HsDlnQcV2eKsIfNtI3ufw0ldNibUugzOgRaEoNCVfEBHNd9Utm7E0RMPCtpj8-RBoViZ0xCMbNVNBql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ZpQqrtG1mgVQKaUx_la_xqTpAlX4g_pZzr59mh7K8gQxlAVUlk1Eda_HsDlnQcV2eKsIfNtI3ufw0ldNibUugzOgRaEoNCVfEBHNd9Utm7E0RMPCtpj8-RBoViZ0xCMbNVNBqlZ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634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Addi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realiza a soma de um registrador com um valor imediato e coloca o resultado em um registrador destino. Para a codificação são reservados, além dos 6 primeiros bits para o código da operação, 5 bits para o registrador de origem, 5 bits para o registrador destino e os 16 últimos bits para o valor imediato inteiro, o qual pode ser, positivo ou negativo.</w:t>
      </w:r>
    </w:p>
    <w:p w14:paraId="45503C9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32435B" w14:textId="77777777" w:rsidR="008C73AC" w:rsidRPr="00077EC9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proofErr w:type="spellStart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Bne</w:t>
      </w:r>
      <w:proofErr w:type="spellEnd"/>
      <w:r w:rsidRPr="00077EC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 xml:space="preserve"> – Branch on not equal:</w:t>
      </w:r>
    </w:p>
    <w:p w14:paraId="4D4EB840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60EE4221" wp14:editId="2F6BD99C">
            <wp:extent cx="5730240" cy="182880"/>
            <wp:effectExtent l="0" t="0" r="3810" b="7620"/>
            <wp:docPr id="20" name="Imagem 20" descr="https://lh5.googleusercontent.com/CzSZRQertJB8OmAK_fpa2TTLrxCrHOIcTAhGlgS967j23cIYfiwbkZ2CVXtabdfOr7UDVulWW328TEzR5zUyTk8sLNE5EK6tueXkx-gn6vuF3Ydk3C4XRrQyte7DhoF7wD3fuW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CzSZRQertJB8OmAK_fpa2TTLrxCrHOIcTAhGlgS967j23cIYfiwbkZ2CVXtabdfOr7UDVulWW328TEzR5zUyTk8sLNE5EK6tueXkx-gn6vuF3Ydk3C4XRrQyte7DhoF7wD3fuWdj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3FF2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verifica a igualdade entre dois registradores, e caso não sejam iguais, salta para o rótulo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offset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Para a codificação são reservados, além dos 6 primeiros bits para o código da operação, 5 bits para o primeiro registrador a ser comparado, 5 bits para o segundo registrador a ser comparado e os 16 últimos bits para o endereço do rótulo. Vale ressaltar que, no caso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salto ser realizado o PC já incrementado é somado ao valor do rótulo, se não, o PC continua normalmente, sem alterações, para a próxima instrução.</w:t>
      </w:r>
    </w:p>
    <w:p w14:paraId="5E4518CE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D5744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on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equal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66DA684F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788058B" wp14:editId="18499777">
            <wp:extent cx="5730240" cy="182880"/>
            <wp:effectExtent l="0" t="0" r="3810" b="7620"/>
            <wp:docPr id="21" name="Imagem 21" descr="https://lh5.googleusercontent.com/Cp4tGnZ-MUsfdWMlfO-Nie0IxgBi-UG-rn0hux_OfodeGsNuivUPAvu64YtH6WbLxJBSH7wIZZLYq33BeY1o8L7Y3OcgaI4NNXD1rdHtlfh6zIWzWvvyy15oIF5GrlXi7MN0b-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Cp4tGnZ-MUsfdWMlfO-Nie0IxgBi-UG-rn0hux_OfodeGsNuivUPAvu64YtH6WbLxJBSH7wIZZLYq33BeY1o8L7Y3OcgaI4NNXD1rdHtlfh6zIWzWvvyy15oIF5GrlXi7MN0b-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9875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semelhante ao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sua codificação é igual, mudando apenas seu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porém o salto é realizado quando os registradores são iguais.</w:t>
      </w:r>
    </w:p>
    <w:p w14:paraId="3A45A0B6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1C3348A7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676DCAC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FCA08E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3" w:name="_Toc486445793"/>
      <w:r w:rsidRPr="008C73AC">
        <w:rPr>
          <w:lang w:eastAsia="pt-BR"/>
        </w:rPr>
        <w:lastRenderedPageBreak/>
        <w:t>J-</w:t>
      </w:r>
      <w:proofErr w:type="spellStart"/>
      <w:r w:rsidRPr="008C73AC">
        <w:rPr>
          <w:lang w:eastAsia="pt-BR"/>
        </w:rPr>
        <w:t>format</w:t>
      </w:r>
      <w:bookmarkEnd w:id="3"/>
      <w:proofErr w:type="spellEnd"/>
    </w:p>
    <w:p w14:paraId="1EA83AFC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instruções do tipo J-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possuem o seguinte formato:</w:t>
      </w:r>
    </w:p>
    <w:p w14:paraId="36EB8F64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A446E45" wp14:editId="0E473632">
            <wp:extent cx="5730240" cy="419100"/>
            <wp:effectExtent l="0" t="0" r="3810" b="0"/>
            <wp:docPr id="22" name="Imagem 22" descr="https://lh4.googleusercontent.com/EsHe56j6CspoJTr6eNCcX0QwGSBIcOSkuC2oTogMkpvTby-2MwEQNS2KL9kXjkRH_0MUSO1e2i3uLz_K8tlgn1-997YLdimirEaYww6w9K06MoF5jVKf4zIHO7hVfuKQCeegwI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EsHe56j6CspoJTr6eNCcX0QwGSBIcOSkuC2oTogMkpvTby-2MwEQNS2KL9kXjkRH_0MUSO1e2i3uLz_K8tlgn1-997YLdimirEaYww6w9K06MoF5jVKf4zIHO7hVfuKQCeegwIz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D1DD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J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:</w:t>
      </w:r>
    </w:p>
    <w:p w14:paraId="4FC7B94A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5CF6C992" wp14:editId="029FC2BB">
            <wp:extent cx="5730240" cy="190500"/>
            <wp:effectExtent l="0" t="0" r="3810" b="0"/>
            <wp:docPr id="23" name="Imagem 23" descr="https://lh5.googleusercontent.com/LhGquSfYLItB7ExfOrFkXd3tboR_EZ5FUkHj7_d0_3QeR7Ds0vbHO9jE8koVCETWnOiK31FJ7uu6VVKXKsuaXS0VFWRYvI-xP9jDHQ8z2vTZGFLNZOpFwJp3ucGEqnd7O4jgSI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LhGquSfYLItB7ExfOrFkXd3tboR_EZ5FUkHj7_d0_3QeR7Ds0vbHO9jE8koVCETWnOiK31FJ7uu6VVKXKsuaXS0VFWRYvI-xP9jDHQ8z2vTZGFLNZOpFwJp3ucGEqnd7O4jgSIDZ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39F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j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a codificação são reservados 6 bits para o código da operação e 26 bits para o endereço do rótulo. Vale ressaltar que o salto é incondicional, ou seja, sempre o PC já incrementado é somado ao valor do rótulo.</w:t>
      </w:r>
    </w:p>
    <w:p w14:paraId="21E818F7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126E9B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-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Link:</w:t>
      </w:r>
    </w:p>
    <w:p w14:paraId="3E2A16F6" w14:textId="77777777" w:rsidR="008C73AC" w:rsidRP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zh-CN" w:bidi="hi-IN"/>
        </w:rPr>
        <w:drawing>
          <wp:inline distT="0" distB="0" distL="0" distR="0" wp14:anchorId="45FE277F" wp14:editId="423E0962">
            <wp:extent cx="5730240" cy="182880"/>
            <wp:effectExtent l="0" t="0" r="3810" b="7620"/>
            <wp:docPr id="24" name="Imagem 24" descr="https://lh4.googleusercontent.com/nsamQ5ntl3BLqdeV66OwdP9w5DFqQjIu0V6gZiipBYCs1761zxXAizeXdjyhOc7u0HpFrGyPFK5ojwRUx8B_wZ9oJVERb_yegFCY6GlErcsVUSh5PFSmtmjf9QNQSMWjXSh5GU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nsamQ5ntl3BLqdeV66OwdP9w5DFqQjIu0V6gZiipBYCs1761zxXAizeXdjyhOc7u0HpFrGyPFK5ojwRUx8B_wZ9oJVERb_yegFCY6GlErcsVUSh5PFSmtmjf9QNQSMWjXSh5GUi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6B57" w14:textId="77777777" w:rsidR="00220390" w:rsidRDefault="008C73AC" w:rsidP="00220390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salta para a instrução contida no endereço do rótulo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target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armazena o endereço de retorno no registrador $31. A codificação é análoga a da instrução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salto também é realizado incondicionalmente, ou seja, o PC é incrementado é sempre somado ao valor do rótulo.</w:t>
      </w:r>
    </w:p>
    <w:p w14:paraId="64533356" w14:textId="77777777" w:rsidR="00220390" w:rsidRDefault="0022039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27B74E04" w14:textId="5DF392CA" w:rsidR="008C73AC" w:rsidRPr="008C73AC" w:rsidRDefault="008C73AC" w:rsidP="00220390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</w:p>
    <w:p w14:paraId="3E38B104" w14:textId="5DED2227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4" w:name="_Toc486445794"/>
      <w:r w:rsidRPr="008C73AC">
        <w:t>Módulos do Projeto</w:t>
      </w:r>
      <w:bookmarkEnd w:id="4"/>
    </w:p>
    <w:p w14:paraId="1FEBBDD2" w14:textId="6C848288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Cada módulo do projeto sofreu alterações para admitir o funcionamento de novas instruções. A síntese </w:t>
      </w:r>
      <w:r w:rsidR="000D26EE"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dessas mudanças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as convenções adotadas encontram-se a seguir:</w:t>
      </w:r>
    </w:p>
    <w:p w14:paraId="31DDF330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5" w:name="_Toc486445795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fetch</w:t>
      </w:r>
      <w:bookmarkEnd w:id="5"/>
      <w:proofErr w:type="spellEnd"/>
      <w:proofErr w:type="gramEnd"/>
    </w:p>
    <w:p w14:paraId="2AC7405F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módulo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contém as descrições necessárias para o incremento do PC de forma a adquirir da memória as instruções que serão decodificadas.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zera o contador de programas quando 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reset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ativo alto. A cada subida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sinal do PC é incrementado. Como o projeto estrutura a memória de uma forma diferente em relação ao padrão MIPS, utilizando palavras ao invés de bytes, o incremento do contador de programas é realizado unitariamente, ao invés de 4 em 4. </w:t>
      </w:r>
    </w:p>
    <w:p w14:paraId="38FD3E60" w14:textId="615D636D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a unidade de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modificada para a alteração do valor do contador de programas (PC) nas instruções de salto, 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através da adição de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um multiplexador. Para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contém o endereço da próxima instrução, cujo valor foi adquirido na ULA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Já na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 PC recebe o valor específico do endereço da nova instrução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Na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PC recebe o valor contido no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instrJump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que contém o valor do endereço de retorno que foi guardado no registrador $31. Caso não seja uma instrução de pulo, o multiplexador seleciona o valor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PC_inc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64EB5C0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6" w:name="_Toc486445796"/>
      <w:r w:rsidRPr="008C73AC">
        <w:rPr>
          <w:lang w:eastAsia="pt-BR"/>
        </w:rPr>
        <w:t>I-</w:t>
      </w:r>
      <w:proofErr w:type="spellStart"/>
      <w:proofErr w:type="gramStart"/>
      <w:r w:rsidRPr="008C73AC">
        <w:rPr>
          <w:lang w:eastAsia="pt-BR"/>
        </w:rPr>
        <w:t>decode</w:t>
      </w:r>
      <w:bookmarkEnd w:id="6"/>
      <w:proofErr w:type="spellEnd"/>
      <w:proofErr w:type="gramEnd"/>
    </w:p>
    <w:p w14:paraId="749F6E86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decodificação separa os bits de cada instrução conforme foi descrito, e atribui os valores dos registradores a sinais que serão utilizados ao longo da execução das instruções. Há um multiplexador que seleciona qual dos registradores deve ser utilizado para escrita.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utilizam o registrador rd 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utilizam o registrador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35FFA7A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extensão de sinal é realizada para converter sinais de instruções de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I-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format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16 para 32 bits. Apesar da extensão sempre ser realizada, ela é usada, efetivamente, somente nas instruções desse formato. </w:t>
      </w:r>
    </w:p>
    <w:p w14:paraId="3418CE19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disso, há um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process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permite a escrita da memória na subida do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clock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inicializa o banco de registradores de acordo com seu índice. Uma alteração realizada, foi que, agora, quando a instrução pretendida for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link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necessário que se altere o valor do registrador $31 para o valor atual do PC, e desse modo, o endereço de retorno seja armazenado.</w:t>
      </w:r>
    </w:p>
    <w:p w14:paraId="36A75C44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7" w:name="_Toc486445797"/>
      <w:proofErr w:type="spellStart"/>
      <w:r w:rsidRPr="008C73AC">
        <w:rPr>
          <w:lang w:eastAsia="pt-BR"/>
        </w:rPr>
        <w:t>Control</w:t>
      </w:r>
      <w:bookmarkEnd w:id="7"/>
      <w:proofErr w:type="spellEnd"/>
    </w:p>
    <w:p w14:paraId="4D8B659C" w14:textId="77777777" w:rsid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unidade de controle ativa os sinais específicos para cada formato de instrução. Sinais de escrita e leitura da memória e de registradores são habilitados de acordo com o código da operação (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opcode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cada instrução. É importante ressaltar que, agora, o sinal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branch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possui dois bits, caso contrário, o sinal para a realização do salto seria habilitado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sempre que fosse instrução de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ou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independente do resultado da verificação de igualdade entre os dois registradores. Convencionou-se que 10 refere-se </w:t>
      </w:r>
      <w:proofErr w:type="gram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proofErr w:type="gram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01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.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14:paraId="77C5E164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Foi acrescentado sinais de controle para as instruções de pulo incondicional,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jump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Além disso, modificou-se o multiplexador que seleciona o bit menos significativo do sinal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(diferencia qual operação será realizada no ULA), para ficar ativo alto nas instruções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     </w:t>
      </w:r>
    </w:p>
    <w:p w14:paraId="7D64C3B8" w14:textId="77777777" w:rsidR="008C73AC" w:rsidRPr="008C73AC" w:rsidRDefault="008C73AC" w:rsidP="000D26EE">
      <w:pPr>
        <w:pStyle w:val="Heading2"/>
        <w:rPr>
          <w:bCs/>
          <w:sz w:val="36"/>
          <w:szCs w:val="36"/>
          <w:lang w:eastAsia="pt-BR"/>
        </w:rPr>
      </w:pPr>
      <w:bookmarkStart w:id="8" w:name="_Toc486445798"/>
      <w:r w:rsidRPr="008C73AC">
        <w:rPr>
          <w:lang w:eastAsia="pt-BR"/>
        </w:rPr>
        <w:t>Execute</w:t>
      </w:r>
      <w:bookmarkEnd w:id="8"/>
    </w:p>
    <w:p w14:paraId="1DB55691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unidade de execução é aquela que decide quais operações serão feitas na unidade lógica aritmética (ALU), tendo como saída os sinais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Zero,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e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 sinal Zero é ativo alto quando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Read_data1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 equivalente a 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Read_data2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utilizado para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bne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beq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utilizado como auxílio para a 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sendo ativo alto quando for uma instrução deste tipo). </w:t>
      </w:r>
    </w:p>
    <w:p w14:paraId="50C6C1BB" w14:textId="77777777" w:rsidR="008C73AC" w:rsidRPr="008C73AC" w:rsidRDefault="008C73AC" w:rsidP="007E54F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sinal interno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de 5 bits, determina qual operação (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And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Add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Sub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srl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sll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será realizada e o que será passado para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Abaixo segue a tabela de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3"/>
        <w:gridCol w:w="1200"/>
        <w:gridCol w:w="1200"/>
        <w:gridCol w:w="1200"/>
        <w:gridCol w:w="1200"/>
        <w:gridCol w:w="1200"/>
      </w:tblGrid>
      <w:tr w:rsidR="008C73AC" w:rsidRPr="008C73AC" w14:paraId="141FB6D5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0300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Instrução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AA3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C4AD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1FB5A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89A80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0104B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Alu_</w:t>
            </w:r>
            <w:proofErr w:type="gramStart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ctl</w:t>
            </w:r>
            <w:proofErr w:type="spell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</w:t>
            </w:r>
            <w:proofErr w:type="gramEnd"/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0)</w:t>
            </w:r>
          </w:p>
        </w:tc>
      </w:tr>
      <w:tr w:rsidR="008C73AC" w:rsidRPr="008C73AC" w14:paraId="3AF0B6ED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B5B9B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A234A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CB246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40DB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2C45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5656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3A18F9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A6820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D64D6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638D7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3687D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6F2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88F16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0B972456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ECD9B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ADD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F271C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48BA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6F739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B3535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90C3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12E110DE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59B89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0AEE9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6FF5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1B46B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745A2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B47B0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4C5EDDB8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50CD2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DADCA2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4F04A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7321D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E4EE8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3D5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8C73AC" w:rsidRPr="008C73AC" w14:paraId="19C5ADBA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6CB9E0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23C501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49904D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31CB1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9FC0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5EF2F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09959C10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66F44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747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0C079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8C308E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F855C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1C091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8C73AC" w:rsidRPr="008C73AC" w14:paraId="69E47681" w14:textId="77777777" w:rsidTr="008C73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CA15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SRL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57148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78EFA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4F306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BFDB9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1AC87" w14:textId="77777777" w:rsidR="008C73AC" w:rsidRPr="008C73AC" w:rsidRDefault="008C73AC" w:rsidP="007E54F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C73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7CA32D4B" w14:textId="77777777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1B0D8ECF" w14:textId="7F318D98" w:rsidR="008C73AC" w:rsidRDefault="008C73AC" w:rsidP="007E54FC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 xml:space="preserve">Os bits do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Alu_ctl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são determinados pelos sinais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AluOp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(que vem do controle) 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Func</w:t>
      </w:r>
      <w:r w:rsidR="000D26E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(os seis bits menos significativo da instrução). </w:t>
      </w:r>
    </w:p>
    <w:p w14:paraId="722C58B6" w14:textId="28D01BD1" w:rsidR="003F45ED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Vale notar que o sinal </w:t>
      </w:r>
      <w:proofErr w:type="spellStart"/>
      <w:r w:rsidRPr="008C73A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JumpReg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passado para o componente I-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fetch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para que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Next_PC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receba o registrador destino (presente em 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Alu_Result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comumente o $</w:t>
      </w:r>
      <w:proofErr w:type="spellStart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a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instrução </w:t>
      </w:r>
      <w:proofErr w:type="spellStart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8C73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8C73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seja feita corretamente. Além disso, para as demais instruções, a ALU sempre realiza a operação de soma.</w:t>
      </w:r>
    </w:p>
    <w:p w14:paraId="5FDC7DB9" w14:textId="5BC9AFEF" w:rsidR="008C73AC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2A544331" w14:textId="6D44154C" w:rsidR="008C73AC" w:rsidRPr="008C73AC" w:rsidRDefault="008C73AC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9" w:name="_Toc486445799"/>
      <w:r w:rsidRPr="008C73AC">
        <w:rPr>
          <w:lang w:eastAsia="pt-BR"/>
        </w:rPr>
        <w:lastRenderedPageBreak/>
        <w:t>Simulação</w:t>
      </w:r>
      <w:bookmarkEnd w:id="9"/>
    </w:p>
    <w:p w14:paraId="7DA2790D" w14:textId="77777777" w:rsidR="008C73AC" w:rsidRPr="007E54FC" w:rsidRDefault="008C73AC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cada instrução foi realizada uma simulação separada, com objetivo de mostrar suas funcionalidades individualmente. Por padrão, todos os registradores são inicializados com seus valores de 0 a 31 e as </w:t>
      </w:r>
      <w:proofErr w:type="spellStart"/>
      <w:r w:rsidRPr="007E54F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serão apresentadas apenas nas instruções que forem necessárias. As simulações encontram-se abaixo:</w:t>
      </w:r>
    </w:p>
    <w:p w14:paraId="5D0AE826" w14:textId="77777777" w:rsidR="00253249" w:rsidRPr="00077EC9" w:rsidRDefault="00253249" w:rsidP="000D26EE">
      <w:pPr>
        <w:pStyle w:val="Heading2"/>
        <w:rPr>
          <w:bCs/>
          <w:lang w:eastAsia="pt-BR"/>
        </w:rPr>
      </w:pPr>
      <w:bookmarkStart w:id="10" w:name="_Toc486445800"/>
      <w:r w:rsidRPr="00077EC9">
        <w:rPr>
          <w:lang w:eastAsia="pt-BR"/>
        </w:rPr>
        <w:t>AND</w:t>
      </w:r>
      <w:bookmarkEnd w:id="10"/>
    </w:p>
    <w:p w14:paraId="402728B3" w14:textId="017E1DA3" w:rsidR="00344E19" w:rsidRPr="003F45ED" w:rsidRDefault="003F45ED" w:rsidP="003F45ED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58240" behindDoc="0" locked="0" layoutInCell="1" allowOverlap="1" wp14:anchorId="60FAC1B3" wp14:editId="0430094D">
            <wp:simplePos x="0" y="0"/>
            <wp:positionH relativeFrom="margin">
              <wp:posOffset>463958</wp:posOffset>
            </wp:positionH>
            <wp:positionV relativeFrom="margin">
              <wp:posOffset>2732465</wp:posOffset>
            </wp:positionV>
            <wp:extent cx="4465320" cy="1329055"/>
            <wp:effectExtent l="0" t="0" r="0" b="4445"/>
            <wp:wrapSquare wrapText="bothSides"/>
            <wp:docPr id="26" name="Imagem 26" descr="https://lh5.googleusercontent.com/Eli3ADaSJel05hZbswQBVIhMlTAHHe6hypd3oW44Ax1azMWsU4xoEnTkDshkX2AMV0_mNtpia8DEzBzLNjuKdniJQCsE1qflITcZZco6rZ76rt6Ycb6m44WoVGdnxfCxjWYcPm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Eli3ADaSJel05hZbswQBVIhMlTAHHe6hypd3oW44Ax1azMWsU4xoEnTkDshkX2AMV0_mNtpia8DEzBzLNjuKdniJQCsE1qflITcZZco6rZ76rt6Ycb6m44WoVGdnxfCxjWYcPmd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17"/>
                    <a:stretch/>
                  </pic:blipFill>
                  <pic:spPr bwMode="auto">
                    <a:xfrm>
                      <a:off x="0" y="0"/>
                      <a:ext cx="44653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instrução utilizada foi </w:t>
      </w:r>
      <w:proofErr w:type="spellStart"/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And</w:t>
      </w:r>
      <w:proofErr w:type="spellEnd"/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$A. Na primeira imagem no banco de registradores temos $9 = 1001(registrador de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stino), $A = 1010 e $D = 1101. N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1000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="00253249"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and</w:t>
      </w:r>
      <w:proofErr w:type="spellEnd"/>
      <w:r w:rsidR="00253249"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="00253249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destino.</w:t>
      </w:r>
    </w:p>
    <w:p w14:paraId="39512EDF" w14:textId="3103FFEE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004AA" w14:textId="1C6B991C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FDDEE" w14:textId="197023E5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1A3CA" w14:textId="671CCADA" w:rsid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55C4A" w14:textId="2E58CCA7" w:rsidR="00344E19" w:rsidRPr="00344E19" w:rsidRDefault="00344E19" w:rsidP="007E54FC">
      <w:pPr>
        <w:pStyle w:val="ListParagraph"/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26FE8" w14:textId="0B5C5449" w:rsidR="00344E19" w:rsidRDefault="00344E19" w:rsidP="007E54FC">
      <w:pPr>
        <w:pStyle w:val="ListParagraph"/>
        <w:keepNext/>
        <w:spacing w:before="240" w:line="276" w:lineRule="auto"/>
        <w:jc w:val="both"/>
      </w:pPr>
    </w:p>
    <w:p w14:paraId="2BDBD5C6" w14:textId="4AC1788A" w:rsidR="00344E19" w:rsidRDefault="003F45ED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FD46F7" wp14:editId="57174E76">
                <wp:simplePos x="0" y="0"/>
                <wp:positionH relativeFrom="margin">
                  <wp:posOffset>467360</wp:posOffset>
                </wp:positionH>
                <wp:positionV relativeFrom="paragraph">
                  <wp:posOffset>117907</wp:posOffset>
                </wp:positionV>
                <wp:extent cx="4465320" cy="17526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DD9B7" w14:textId="77777777" w:rsidR="000D26EE" w:rsidRPr="003F45ED" w:rsidRDefault="000D26EE" w:rsidP="00344E1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 xml:space="preserve">Figura 1.1 - </w:t>
                            </w:r>
                            <w:proofErr w:type="spellStart"/>
                            <w:r w:rsidRPr="003F45ED">
                              <w:rPr>
                                <w:color w:val="auto"/>
                              </w:rPr>
                              <w:t>and.mif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CFD46F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6.8pt;margin-top:9.3pt;width:351.6pt;height:13.8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" stroked="f">
                <v:textbox inset="0,0,0,0">
                  <w:txbxContent>
                    <w:p w14:paraId="2DADD9B7" w14:textId="77777777" w:rsidR="000D26EE" w:rsidRPr="003F45ED" w:rsidRDefault="000D26EE" w:rsidP="00344E19">
                      <w:pPr>
                        <w:pStyle w:val="Legenda"/>
                        <w:jc w:val="center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 xml:space="preserve">Figura 1.1 - </w:t>
                      </w:r>
                      <w:proofErr w:type="spellStart"/>
                      <w:r w:rsidRPr="003F45ED">
                        <w:rPr>
                          <w:color w:val="auto"/>
                        </w:rPr>
                        <w:t>and.mif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A4D324" w14:textId="44917074" w:rsidR="00154ED0" w:rsidRDefault="003F45ED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noProof/>
          <w:lang w:eastAsia="zh-CN" w:bidi="hi-IN"/>
        </w:rPr>
        <w:drawing>
          <wp:anchor distT="0" distB="0" distL="114300" distR="114300" simplePos="0" relativeHeight="251662336" behindDoc="1" locked="0" layoutInCell="1" allowOverlap="1" wp14:anchorId="567D396A" wp14:editId="165F6966">
            <wp:simplePos x="0" y="0"/>
            <wp:positionH relativeFrom="column">
              <wp:posOffset>2549800</wp:posOffset>
            </wp:positionH>
            <wp:positionV relativeFrom="paragraph">
              <wp:posOffset>150483</wp:posOffset>
            </wp:positionV>
            <wp:extent cx="2377440" cy="3078480"/>
            <wp:effectExtent l="0" t="0" r="3810" b="7620"/>
            <wp:wrapNone/>
            <wp:docPr id="31" name="Imagem 31" descr="https://lh6.googleusercontent.com/OUN13u-2Gl3U-gJ-_cSdSsyn5L5GL4fOL8b9YVtIIyugQskxNh68Jg4GeauHnCsf3N81HzhV0nQJNnRbiaoLdOwHs-l0bghN7EH6_GhcpwpslvQ1VInWRho8RXOgo5iVusWvmU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OUN13u-2Gl3U-gJ-_cSdSsyn5L5GL4fOL8b9YVtIIyugQskxNh68Jg4GeauHnCsf3N81HzhV0nQJNnRbiaoLdOwHs-l0bghN7EH6_GhcpwpslvQ1VInWRho8RXOgo5iVusWvmUjR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5"/>
                    <a:stretch/>
                  </pic:blipFill>
                  <pic:spPr bwMode="auto">
                    <a:xfrm>
                      <a:off x="0" y="0"/>
                      <a:ext cx="23774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E19">
        <w:rPr>
          <w:noProof/>
          <w:color w:val="000000"/>
          <w:highlight w:val="yellow"/>
          <w:lang w:eastAsia="zh-CN" w:bidi="hi-IN"/>
        </w:rPr>
        <w:drawing>
          <wp:anchor distT="0" distB="0" distL="114300" distR="114300" simplePos="0" relativeHeight="251661312" behindDoc="0" locked="0" layoutInCell="1" allowOverlap="1" wp14:anchorId="6DF74B38" wp14:editId="7F832F5C">
            <wp:simplePos x="0" y="0"/>
            <wp:positionH relativeFrom="margin">
              <wp:posOffset>-138861</wp:posOffset>
            </wp:positionH>
            <wp:positionV relativeFrom="paragraph">
              <wp:posOffset>191542</wp:posOffset>
            </wp:positionV>
            <wp:extent cx="243840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31" y="21519"/>
                <wp:lineTo x="21431" y="0"/>
                <wp:lineTo x="0" y="0"/>
              </wp:wrapPolygon>
            </wp:wrapThrough>
            <wp:docPr id="27" name="Imagem 27" descr="https://lh4.googleusercontent.com/KidTG84kV_waU0ANgb7p2lOS_2kG7638_dsjEokdZajyYGInG1QsjaQNaCixHuwyTSilBuPhCGCCyVMErvJwHVb-KnNDCAgoePK3QSMmxOcso-Kq0Z2OdkqQTqKepMz8uOmRTB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KidTG84kV_waU0ANgb7p2lOS_2kG7638_dsjEokdZajyYGInG1QsjaQNaCixHuwyTSilBuPhCGCCyVMErvJwHVb-KnNDCAgoePK3QSMmxOcso-Kq0Z2OdkqQTqKepMz8uOmRTBx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64"/>
                    <a:stretch/>
                  </pic:blipFill>
                  <pic:spPr bwMode="auto">
                    <a:xfrm>
                      <a:off x="0" y="0"/>
                      <a:ext cx="2438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44C71F" w14:textId="2042E30F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0297CF33" w14:textId="400B35AE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14F49067" w14:textId="447FAE7C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05546DBB" w14:textId="3B787FA0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13024CCB" w14:textId="4062F188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5A48C184" w14:textId="7155AD93" w:rsidR="00154ED0" w:rsidRDefault="00DF39EC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1146A6D" wp14:editId="71DD1803">
                <wp:simplePos x="0" y="0"/>
                <wp:positionH relativeFrom="column">
                  <wp:posOffset>2655570</wp:posOffset>
                </wp:positionH>
                <wp:positionV relativeFrom="paragraph">
                  <wp:posOffset>1905</wp:posOffset>
                </wp:positionV>
                <wp:extent cx="2042280" cy="16200"/>
                <wp:effectExtent l="57150" t="95250" r="110490" b="136525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042280" cy="162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E9F5B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5" o:spid="_x0000_s1026" type="#_x0000_t75" style="position:absolute;margin-left:206.25pt;margin-top:-3.85pt;width:166.45pt;height:9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">
                <v:imagedata r:id="rId22" o:title=""/>
              </v:shape>
            </w:pict>
          </mc:Fallback>
        </mc:AlternateContent>
      </w:r>
      <w:r>
        <w:rPr>
          <w:b/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B4AF50" wp14:editId="43CC1E78">
                <wp:simplePos x="0" y="0"/>
                <wp:positionH relativeFrom="column">
                  <wp:posOffset>-74930</wp:posOffset>
                </wp:positionH>
                <wp:positionV relativeFrom="paragraph">
                  <wp:posOffset>81280</wp:posOffset>
                </wp:positionV>
                <wp:extent cx="2118960" cy="50760"/>
                <wp:effectExtent l="76200" t="76200" r="91440" b="1212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18960" cy="5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E77750" id="Tinta 44" o:spid="_x0000_s1026" type="#_x0000_t75" style="position:absolute;margin-left:-8.8pt;margin-top:1.15pt;width:172.7pt;height:14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">
                <v:imagedata r:id="rId24" o:title=""/>
              </v:shape>
            </w:pict>
          </mc:Fallback>
        </mc:AlternateContent>
      </w:r>
    </w:p>
    <w:p w14:paraId="3434C084" w14:textId="5BDAA0E9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66CA6071" w14:textId="095A2BF9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7CE2BCBE" w14:textId="0C976080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216FC23B" w14:textId="664AC731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577B18FD" w14:textId="4B334F82" w:rsidR="00154ED0" w:rsidRDefault="00154ED0" w:rsidP="007E54FC">
      <w:pPr>
        <w:pStyle w:val="ListParagraph"/>
        <w:spacing w:before="240" w:line="276" w:lineRule="auto"/>
        <w:jc w:val="both"/>
        <w:rPr>
          <w:b/>
          <w:noProof/>
          <w:color w:val="000000"/>
        </w:rPr>
      </w:pPr>
    </w:p>
    <w:p w14:paraId="7FF01A37" w14:textId="2BD3B5F8" w:rsidR="00077EC9" w:rsidRDefault="003F45ED" w:rsidP="00077EC9">
      <w:pPr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22111F4" wp14:editId="2B8DA7E4">
                <wp:simplePos x="0" y="0"/>
                <wp:positionH relativeFrom="column">
                  <wp:posOffset>2722245</wp:posOffset>
                </wp:positionH>
                <wp:positionV relativeFrom="paragraph">
                  <wp:posOffset>845652</wp:posOffset>
                </wp:positionV>
                <wp:extent cx="237744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7D5E5" w14:textId="77777777" w:rsidR="000D26EE" w:rsidRPr="003F45ED" w:rsidRDefault="000D26EE" w:rsidP="00154ED0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1.3 -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2111F4" id="Caixa de Texto 3" o:spid="_x0000_s1027" type="#_x0000_t202" style="position:absolute;margin-left:214.35pt;margin-top:66.6pt;width:187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" stroked="f">
                <v:textbox style="mso-fit-shape-to-text:t" inset="0,0,0,0">
                  <w:txbxContent>
                    <w:p w14:paraId="4F37D5E5" w14:textId="77777777" w:rsidR="000D26EE" w:rsidRPr="003F45ED" w:rsidRDefault="000D26EE" w:rsidP="00154ED0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1.3 -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B6BF30" wp14:editId="73F8C634">
                <wp:simplePos x="0" y="0"/>
                <wp:positionH relativeFrom="column">
                  <wp:posOffset>-34290</wp:posOffset>
                </wp:positionH>
                <wp:positionV relativeFrom="paragraph">
                  <wp:posOffset>842477</wp:posOffset>
                </wp:positionV>
                <wp:extent cx="2438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C998A" w14:textId="1B653030" w:rsidR="000D26EE" w:rsidRPr="003F45ED" w:rsidRDefault="000D26EE" w:rsidP="00344E19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F45E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3F45ED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3F45E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F45ED">
                              <w:rPr>
                                <w:color w:val="auto"/>
                              </w:rPr>
                              <w:t>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B6BF30" id="Caixa de Texto 2" o:spid="_x0000_s1028" type="#_x0000_t202" style="position:absolute;margin-left:-2.7pt;margin-top:66.35pt;width:19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" stroked="f">
                <v:textbox style="mso-fit-shape-to-text:t" inset="0,0,0,0">
                  <w:txbxContent>
                    <w:p w14:paraId="0CBC998A" w14:textId="1B653030" w:rsidR="000D26EE" w:rsidRPr="003F45ED" w:rsidRDefault="000D26EE" w:rsidP="00344E19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 xml:space="preserve">Figura </w:t>
                      </w:r>
                      <w:r w:rsidRPr="003F45ED">
                        <w:rPr>
                          <w:color w:val="auto"/>
                        </w:rPr>
                        <w:fldChar w:fldCharType="begin"/>
                      </w:r>
                      <w:r w:rsidRPr="003F45E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F45ED">
                        <w:rPr>
                          <w:color w:val="auto"/>
                        </w:rPr>
                        <w:fldChar w:fldCharType="separate"/>
                      </w:r>
                      <w:r w:rsidRPr="003F45ED">
                        <w:rPr>
                          <w:noProof/>
                          <w:color w:val="auto"/>
                        </w:rPr>
                        <w:t>1</w:t>
                      </w:r>
                      <w:r w:rsidRPr="003F45ED">
                        <w:rPr>
                          <w:color w:val="auto"/>
                        </w:rPr>
                        <w:fldChar w:fldCharType="end"/>
                      </w:r>
                      <w:r w:rsidRPr="003F45ED">
                        <w:rPr>
                          <w:color w:val="auto"/>
                        </w:rPr>
                        <w:t>.2 - Banco de registradores antes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77EC9"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  <w:br w:type="page"/>
      </w:r>
    </w:p>
    <w:p w14:paraId="00994784" w14:textId="77777777" w:rsidR="00154ED0" w:rsidRPr="00077EC9" w:rsidRDefault="00154ED0" w:rsidP="000D26EE">
      <w:pPr>
        <w:pStyle w:val="Heading2"/>
        <w:rPr>
          <w:bCs/>
          <w:lang w:eastAsia="pt-BR"/>
        </w:rPr>
      </w:pPr>
      <w:bookmarkStart w:id="11" w:name="_Toc486445801"/>
      <w:r w:rsidRPr="00077EC9">
        <w:rPr>
          <w:lang w:eastAsia="pt-BR"/>
        </w:rPr>
        <w:lastRenderedPageBreak/>
        <w:t>OR</w:t>
      </w:r>
      <w:bookmarkEnd w:id="11"/>
    </w:p>
    <w:p w14:paraId="1359527F" w14:textId="6293D8A1" w:rsidR="0011751F" w:rsidRPr="007E54FC" w:rsidRDefault="00154ED0" w:rsidP="007E54F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Foram utilizados os mesmos registrado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res, porém com a instrução </w:t>
      </w:r>
      <w:proofErr w:type="spellStart"/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$9 $D $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A. Na primeira imagem no banco de registradores temos $9 = 1001(registrador destino), $A = 1010 e $D = 1101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segunda imagem</w:t>
      </w:r>
      <w:r w:rsid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banco de registradores representa o estado dos registradores após a instrução utilizada, temos $9 = 1111 e sem mudanças nos demais registradore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s. Portanto a simulação foi bem-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já que o </w:t>
      </w:r>
      <w:proofErr w:type="spellStart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or</w:t>
      </w:r>
      <w:proofErr w:type="spellEnd"/>
      <w:r w:rsidRPr="00154ED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bit a bit resultou no valor correto e o resultado obtido foi escrito no registrador destino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Pr="00154ED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14:paraId="64BE86D0" w14:textId="77777777" w:rsidR="001E541C" w:rsidRDefault="0011751F" w:rsidP="007E54FC">
      <w:pPr>
        <w:keepNext/>
        <w:spacing w:before="24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168B158" wp14:editId="786847BE">
            <wp:extent cx="4662805" cy="1409700"/>
            <wp:effectExtent l="0" t="0" r="4445" b="0"/>
            <wp:docPr id="4" name="Imagem 4" descr="https://lh3.googleusercontent.com/LQMvKtEH4WwFGdf1-_va9IX2uDLZ4EtJBiS1ts2bq1i19aWWVZeDyas-lBCGZ4rKjZG60BudNsS5V58hL71LaUekdno8VzrNqWESliRlCyuF24GY9KRFlIITgr4w17w4eKINgdo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QMvKtEH4WwFGdf1-_va9IX2uDLZ4EtJBiS1ts2bq1i19aWWVZeDyas-lBCGZ4rKjZG60BudNsS5V58hL71LaUekdno8VzrNqWESliRlCyuF24GY9KRFlIITgr4w17w4eKINgdo_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03"/>
                    <a:stretch/>
                  </pic:blipFill>
                  <pic:spPr bwMode="auto">
                    <a:xfrm>
                      <a:off x="0" y="0"/>
                      <a:ext cx="46628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B323" w14:textId="22E7233C" w:rsidR="001E541C" w:rsidRPr="00077EC9" w:rsidRDefault="001E541C" w:rsidP="007E54FC">
      <w:pPr>
        <w:pStyle w:val="Caption"/>
        <w:spacing w:line="276" w:lineRule="auto"/>
        <w:jc w:val="center"/>
        <w:rPr>
          <w:lang w:val="en-US"/>
        </w:rPr>
      </w:pPr>
      <w:proofErr w:type="spellStart"/>
      <w:r w:rsidRPr="00077EC9">
        <w:rPr>
          <w:lang w:val="en-US"/>
        </w:rPr>
        <w:t>Figura</w:t>
      </w:r>
      <w:proofErr w:type="spellEnd"/>
      <w:r w:rsidRPr="00077EC9">
        <w:rPr>
          <w:lang w:val="en-US"/>
        </w:rPr>
        <w:t xml:space="preserve"> </w:t>
      </w:r>
      <w:r>
        <w:fldChar w:fldCharType="begin"/>
      </w:r>
      <w:r w:rsidRPr="00077EC9">
        <w:rPr>
          <w:lang w:val="en-US"/>
        </w:rPr>
        <w:instrText xml:space="preserve"> SEQ Figura \* ARABIC </w:instrText>
      </w:r>
      <w:r>
        <w:fldChar w:fldCharType="separate"/>
      </w:r>
      <w:r w:rsidR="002C5E4A" w:rsidRPr="00077EC9">
        <w:rPr>
          <w:noProof/>
          <w:lang w:val="en-US"/>
        </w:rPr>
        <w:t>2</w:t>
      </w:r>
      <w:r>
        <w:fldChar w:fldCharType="end"/>
      </w:r>
      <w:r w:rsidRPr="00077EC9">
        <w:rPr>
          <w:lang w:val="en-US"/>
        </w:rPr>
        <w:t xml:space="preserve">.1 - </w:t>
      </w:r>
      <w:proofErr w:type="spellStart"/>
      <w:r w:rsidRPr="00077EC9">
        <w:rPr>
          <w:lang w:val="en-US"/>
        </w:rPr>
        <w:t>or.mif</w:t>
      </w:r>
      <w:proofErr w:type="spellEnd"/>
    </w:p>
    <w:p w14:paraId="3F533881" w14:textId="77777777" w:rsidR="001E541C" w:rsidRPr="00077EC9" w:rsidRDefault="001E541C" w:rsidP="007E54FC">
      <w:pPr>
        <w:keepNext/>
        <w:spacing w:line="276" w:lineRule="auto"/>
        <w:rPr>
          <w:lang w:val="en-US"/>
        </w:rPr>
      </w:pP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3954EDD" wp14:editId="21FF6474">
                <wp:simplePos x="0" y="0"/>
                <wp:positionH relativeFrom="column">
                  <wp:posOffset>2752725</wp:posOffset>
                </wp:positionH>
                <wp:positionV relativeFrom="paragraph">
                  <wp:posOffset>3209290</wp:posOffset>
                </wp:positionV>
                <wp:extent cx="2522220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FD42A" w14:textId="77777777" w:rsidR="000D26EE" w:rsidRPr="003F45ED" w:rsidRDefault="000D26EE" w:rsidP="001E541C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2.3 - Banco de Registradores 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954EDD" id="Caixa de Texto 8" o:spid="_x0000_s1029" type="#_x0000_t202" style="position:absolute;margin-left:216.75pt;margin-top:252.7pt;width:198.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" stroked="f">
                <v:textbox style="mso-fit-shape-to-text:t" inset="0,0,0,0">
                  <w:txbxContent>
                    <w:p w14:paraId="24DFD42A" w14:textId="77777777" w:rsidR="000D26EE" w:rsidRPr="003F45ED" w:rsidRDefault="000D26EE" w:rsidP="001E541C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2.3 - Banco de Registradores depois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8480" behindDoc="1" locked="0" layoutInCell="1" allowOverlap="1" wp14:anchorId="5DBD8CC2" wp14:editId="4BCDC76B">
            <wp:simplePos x="0" y="0"/>
            <wp:positionH relativeFrom="column">
              <wp:posOffset>2752725</wp:posOffset>
            </wp:positionH>
            <wp:positionV relativeFrom="paragraph">
              <wp:posOffset>5080</wp:posOffset>
            </wp:positionV>
            <wp:extent cx="2522220" cy="3147060"/>
            <wp:effectExtent l="0" t="0" r="0" b="0"/>
            <wp:wrapNone/>
            <wp:docPr id="6" name="Imagem 6" descr="https://lh4.googleusercontent.com/IpxWfERfH51RnSsYq_zQGdHkvkJ4YhZHGv7AOeNjJVESgro7D5-nDAV_CV9OGSNhLRnp37VouGiLWP3LmsydTSORvEJrXK9gvDMZ26E5OKYp-8Y6HYEvMHh9WE_L-lg26ry9uT5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IpxWfERfH51RnSsYq_zQGdHkvkJ4YhZHGv7AOeNjJVESgro7D5-nDAV_CV9OGSNhLRnp37VouGiLWP3LmsydTSORvEJrXK9gvDMZ26E5OKYp-8Y6HYEvMHh9WE_L-lg26ry9uT5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40"/>
                    <a:stretch/>
                  </pic:blipFill>
                  <pic:spPr bwMode="auto">
                    <a:xfrm>
                      <a:off x="0" y="0"/>
                      <a:ext cx="25222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 w:bidi="hi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681EA7" wp14:editId="256CAAC9">
                <wp:simplePos x="0" y="0"/>
                <wp:positionH relativeFrom="column">
                  <wp:posOffset>1905</wp:posOffset>
                </wp:positionH>
                <wp:positionV relativeFrom="paragraph">
                  <wp:posOffset>3133090</wp:posOffset>
                </wp:positionV>
                <wp:extent cx="2392680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1F6441" w14:textId="77777777" w:rsidR="000D26EE" w:rsidRPr="003F45ED" w:rsidRDefault="000D26EE" w:rsidP="001E541C">
                            <w:pPr>
                              <w:pStyle w:val="Caption"/>
                              <w:rPr>
                                <w:noProof/>
                                <w:color w:val="auto"/>
                              </w:rPr>
                            </w:pPr>
                            <w:r w:rsidRPr="003F45ED">
                              <w:rPr>
                                <w:color w:val="auto"/>
                              </w:rPr>
                              <w:t>Figura 2.2 - Banco de Registradores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681EA7" id="Caixa de Texto 7" o:spid="_x0000_s1030" type="#_x0000_t202" style="position:absolute;margin-left:.15pt;margin-top:246.7pt;width:188.4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" stroked="f">
                <v:textbox style="mso-fit-shape-to-text:t" inset="0,0,0,0">
                  <w:txbxContent>
                    <w:p w14:paraId="541F6441" w14:textId="77777777" w:rsidR="000D26EE" w:rsidRPr="003F45ED" w:rsidRDefault="000D26EE" w:rsidP="001E541C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3F45ED">
                        <w:rPr>
                          <w:color w:val="auto"/>
                        </w:rPr>
                        <w:t>Figura 2.2 - Banco de Registradores antes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anchor distT="0" distB="0" distL="114300" distR="114300" simplePos="0" relativeHeight="251667456" behindDoc="1" locked="0" layoutInCell="1" allowOverlap="1" wp14:anchorId="54E0AABF" wp14:editId="4A035766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2392680" cy="3078480"/>
            <wp:effectExtent l="0" t="0" r="7620" b="7620"/>
            <wp:wrapNone/>
            <wp:docPr id="5" name="Imagem 5" descr="https://lh6.googleusercontent.com/0gPceQMfM9a6VQ111InWdcQWWkKsK6VRMXunSMayjkD6k11hEeh2MJwklXY0xcEW8CRT2R6wUHiOvbwDHOkb0_F7xv9Zd7cafzAK-km8-upUJInW7spSyYGd7plfct-Bi6Wmpi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0gPceQMfM9a6VQ111InWdcQWWkKsK6VRMXunSMayjkD6k11hEeh2MJwklXY0xcEW8CRT2R6wUHiOvbwDHOkb0_F7xv9Zd7cafzAK-km8-upUJInW7spSyYGd7plfct-Bi6WmpiX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7"/>
                    <a:stretch/>
                  </pic:blipFill>
                  <pic:spPr bwMode="auto">
                    <a:xfrm>
                      <a:off x="0" y="0"/>
                      <a:ext cx="23926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B9130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2EEDE6F5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7C21D0B" w14:textId="77777777" w:rsidR="001E541C" w:rsidRPr="00077EC9" w:rsidRDefault="00571B19" w:rsidP="007E54FC">
      <w:pPr>
        <w:spacing w:line="276" w:lineRule="auto"/>
        <w:rPr>
          <w:noProof/>
          <w:color w:val="000000"/>
          <w:lang w:val="en-US"/>
        </w:rPr>
      </w:pPr>
      <w:ins w:id="12" w:author="Sayuri m" w:date="2017-06-28T14:54:00Z"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4624" behindDoc="0" locked="0" layoutInCell="1" allowOverlap="1" wp14:anchorId="7D3CC11D" wp14:editId="1E4A23E6">
                  <wp:simplePos x="0" y="0"/>
                  <wp:positionH relativeFrom="column">
                    <wp:posOffset>2844225</wp:posOffset>
                  </wp:positionH>
                  <wp:positionV relativeFrom="paragraph">
                    <wp:posOffset>237645</wp:posOffset>
                  </wp:positionV>
                  <wp:extent cx="2179440" cy="54360"/>
                  <wp:effectExtent l="57150" t="76200" r="0" b="136525"/>
                  <wp:wrapNone/>
                  <wp:docPr id="11" name="Tinta 1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7">
                        <w14:nvContentPartPr>
                          <w14:cNvContentPartPr/>
                        </w14:nvContentPartPr>
                        <w14:xfrm>
                          <a:off x="0" y="0"/>
                          <a:ext cx="2179440" cy="543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4BCD81E2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inta 11" o:spid="_x0000_s1026" type="#_x0000_t75" style="position:absolute;margin-left:221.1pt;margin-top:13pt;width:177.3pt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">
                  <v:imagedata r:id="rId28" o:title=""/>
                </v:shape>
              </w:pict>
            </mc:Fallback>
          </mc:AlternateContent>
        </w:r>
        <w:r>
          <w:rPr>
            <w:noProof/>
            <w:color w:val="000000"/>
            <w:lang w:eastAsia="zh-CN" w:bidi="hi-IN"/>
          </w:rPr>
          <mc:AlternateContent>
            <mc:Choice Requires="wpi">
              <w:drawing>
                <wp:anchor distT="0" distB="0" distL="114300" distR="114300" simplePos="0" relativeHeight="251673600" behindDoc="0" locked="0" layoutInCell="1" allowOverlap="1" wp14:anchorId="2F66800D" wp14:editId="0A4B31AB">
                  <wp:simplePos x="0" y="0"/>
                  <wp:positionH relativeFrom="column">
                    <wp:posOffset>101025</wp:posOffset>
                  </wp:positionH>
                  <wp:positionV relativeFrom="paragraph">
                    <wp:posOffset>211005</wp:posOffset>
                  </wp:positionV>
                  <wp:extent cx="2141640" cy="20880"/>
                  <wp:effectExtent l="57150" t="95250" r="106680" b="132080"/>
                  <wp:wrapNone/>
                  <wp:docPr id="10" name="Tinta 10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9">
                        <w14:nvContentPartPr>
                          <w14:cNvContentPartPr/>
                        </w14:nvContentPartPr>
                        <w14:xfrm>
                          <a:off x="0" y="0"/>
                          <a:ext cx="2141640" cy="20880"/>
                        </w14:xfrm>
                      </w14:contentPart>
                    </a:graphicData>
                  </a:graphic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 w14:anchorId="02B61F5B" id="Tinta 10" o:spid="_x0000_s1026" type="#_x0000_t75" style="position:absolute;margin-left:5.1pt;margin-top:10.95pt;width:174.3pt;height:1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">
                  <v:imagedata r:id="rId30" o:title=""/>
                </v:shape>
              </w:pict>
            </mc:Fallback>
          </mc:AlternateContent>
        </w:r>
      </w:ins>
    </w:p>
    <w:p w14:paraId="6CE1193E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2924F3F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11F6D0C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B3E7D6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4D1E784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43AB8693" w14:textId="77777777" w:rsidR="001E541C" w:rsidRPr="00077EC9" w:rsidRDefault="001E541C" w:rsidP="007E54FC">
      <w:pPr>
        <w:spacing w:line="276" w:lineRule="auto"/>
        <w:rPr>
          <w:noProof/>
          <w:color w:val="000000"/>
          <w:lang w:val="en-US"/>
        </w:rPr>
      </w:pPr>
    </w:p>
    <w:p w14:paraId="70F77BB5" w14:textId="268D5F3D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497B602" w14:textId="614AACB6" w:rsidR="00526A91" w:rsidRPr="00077EC9" w:rsidRDefault="00526A91" w:rsidP="0078409D">
      <w:pPr>
        <w:spacing w:line="276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14:paraId="45C219CD" w14:textId="6F8CF568" w:rsidR="00571B19" w:rsidRPr="00077EC9" w:rsidRDefault="00077EC9" w:rsidP="000D26EE">
      <w:pPr>
        <w:pStyle w:val="Heading2"/>
        <w:rPr>
          <w:bCs/>
          <w:lang w:val="en-US" w:eastAsia="pt-BR"/>
        </w:rPr>
      </w:pPr>
      <w:bookmarkStart w:id="13" w:name="_Toc486445802"/>
      <w:r>
        <w:rPr>
          <w:lang w:val="en-US" w:eastAsia="pt-BR"/>
        </w:rPr>
        <w:t>BNE - Branch N</w:t>
      </w:r>
      <w:r w:rsidR="00571B19" w:rsidRPr="00077EC9">
        <w:rPr>
          <w:lang w:val="en-US" w:eastAsia="pt-BR"/>
        </w:rPr>
        <w:t>ot Equal</w:t>
      </w:r>
      <w:bookmarkEnd w:id="13"/>
    </w:p>
    <w:p w14:paraId="4264AFB4" w14:textId="062EDAFF" w:rsidR="00571B19" w:rsidRPr="00571B19" w:rsidRDefault="00571B19" w:rsidP="007E54FC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As instruções utilizadas foram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$zero 0x0002(não fará o pulo) 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$zero $4 0x0002 (fará o pulo). Na imagem com as </w:t>
      </w:r>
      <w:proofErr w:type="spellStart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waves</w:t>
      </w:r>
      <w:proofErr w:type="spellEnd"/>
      <w:r w:rsidRPr="007E54F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primeira instrução (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0x00) o readData1 e o readData2 contém o valor 0x0, ou seja, são iguais e por isso o sinal Zero está ativo alto,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indicando que 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pulo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não deve acontecer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sinal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auxBranch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0x1 denotando que a instrução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Beq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(convenção, explicada na sessão do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Control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No pr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óximo pulso de </w:t>
      </w:r>
      <w:proofErr w:type="spellStart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igual a 0x01, confirmando que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não houve pulo como o previsto. O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readData1 contém o valor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0x0 e o readData2 o valor 0x4. O</w:t>
      </w:r>
      <w:r w:rsidR="0046253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="0046253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auxBra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nch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que é um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Bne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sinal Zero está baixo pois readData1 é diferente de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readData2, </w:t>
      </w:r>
      <w:proofErr w:type="gram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portanto</w:t>
      </w:r>
      <w:proofErr w:type="gram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deve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acontecer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pulo. No próximo pulso de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clock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PcAddr</w:t>
      </w:r>
      <w:proofErr w:type="spellEnd"/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= 0x04 mostrando que houve o pulo</w:t>
      </w:r>
      <w:r w:rsidR="00DF39E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comprovando que </w:t>
      </w:r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simulação foi bem-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sucedida</w:t>
      </w:r>
      <w:r w:rsidRPr="00571B19">
        <w:rPr>
          <w:rFonts w:ascii="Times New Roman" w:eastAsia="Times New Roman" w:hAnsi="Times New Roman" w:cs="Times New Roman"/>
          <w:color w:val="000000"/>
          <w:lang w:eastAsia="pt-BR"/>
        </w:rPr>
        <w:t>.</w:t>
      </w:r>
    </w:p>
    <w:p w14:paraId="2BB56B40" w14:textId="77777777" w:rsidR="00571B19" w:rsidRDefault="00571B19" w:rsidP="007E54FC">
      <w:pPr>
        <w:keepNext/>
        <w:spacing w:line="276" w:lineRule="auto"/>
        <w:ind w:firstLine="708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01BD106B" wp14:editId="4D2B7B30">
            <wp:extent cx="4747260" cy="1442594"/>
            <wp:effectExtent l="0" t="0" r="0" b="5715"/>
            <wp:docPr id="9" name="Imagem 9" descr="https://lh3.googleusercontent.com/3Vi3hMWMyir-aOWHtcurysV4jeEB1UrIdbuFnnyxLj5kZXga-spL5wnFsjQbUK1MNprxTvBmwy1ND4jxEaHg739s4OjuDp2n8PYZUVx0eRnqiv9BkzC4BKSx-sVePdNAiswndx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3Vi3hMWMyir-aOWHtcurysV4jeEB1UrIdbuFnnyxLj5kZXga-spL5wnFsjQbUK1MNprxTvBmwy1ND4jxEaHg739s4OjuDp2n8PYZUVx0eRnqiv9BkzC4BKSx-sVePdNAiswndxa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44"/>
                    <a:stretch/>
                  </pic:blipFill>
                  <pic:spPr bwMode="auto">
                    <a:xfrm>
                      <a:off x="0" y="0"/>
                      <a:ext cx="4755700" cy="14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04E70" w14:textId="20646DB0" w:rsidR="00D07372" w:rsidRDefault="00571B19" w:rsidP="007E54FC">
      <w:pPr>
        <w:pStyle w:val="Caption"/>
        <w:spacing w:line="276" w:lineRule="auto"/>
        <w:jc w:val="center"/>
      </w:pPr>
      <w:r>
        <w:t xml:space="preserve">Figura </w:t>
      </w:r>
      <w:fldSimple w:instr=" SEQ Figura \* ARABIC ">
        <w:r w:rsidR="002C5E4A">
          <w:rPr>
            <w:noProof/>
          </w:rPr>
          <w:t>3</w:t>
        </w:r>
      </w:fldSimple>
      <w:r>
        <w:t xml:space="preserve">.1 - </w:t>
      </w:r>
      <w:proofErr w:type="spellStart"/>
      <w:r>
        <w:t>bne.mif</w:t>
      </w:r>
      <w:proofErr w:type="spellEnd"/>
    </w:p>
    <w:p w14:paraId="5D2E16DF" w14:textId="77777777" w:rsidR="00571B19" w:rsidRDefault="00571B19" w:rsidP="007E54FC">
      <w:pPr>
        <w:keepNext/>
        <w:spacing w:line="276" w:lineRule="auto"/>
      </w:pPr>
      <w:r>
        <w:rPr>
          <w:noProof/>
          <w:lang w:eastAsia="zh-CN" w:bidi="hi-IN"/>
        </w:rPr>
        <w:drawing>
          <wp:inline distT="0" distB="0" distL="0" distR="0" wp14:anchorId="1821C1A0" wp14:editId="620DD1CB">
            <wp:extent cx="5623560" cy="1941053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(16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0" r="35815" b="45819"/>
                    <a:stretch/>
                  </pic:blipFill>
                  <pic:spPr bwMode="auto">
                    <a:xfrm>
                      <a:off x="0" y="0"/>
                      <a:ext cx="5668234" cy="195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30AA" w14:textId="2CBAE4F8" w:rsidR="00526A91" w:rsidRPr="003F45ED" w:rsidRDefault="00571B19" w:rsidP="00077EC9">
      <w:pPr>
        <w:pStyle w:val="Caption"/>
        <w:spacing w:line="276" w:lineRule="auto"/>
        <w:jc w:val="center"/>
        <w:rPr>
          <w:color w:val="auto"/>
        </w:rPr>
      </w:pPr>
      <w:r w:rsidRPr="003F45ED">
        <w:rPr>
          <w:color w:val="auto"/>
        </w:rPr>
        <w:t xml:space="preserve">Figura 3.2 - </w:t>
      </w:r>
      <w:proofErr w:type="spellStart"/>
      <w:r w:rsidRPr="003F45ED">
        <w:rPr>
          <w:color w:val="auto"/>
        </w:rPr>
        <w:t>waves</w:t>
      </w:r>
      <w:proofErr w:type="spellEnd"/>
      <w:r w:rsidRPr="003F45ED">
        <w:rPr>
          <w:color w:val="auto"/>
        </w:rPr>
        <w:t xml:space="preserve"> do </w:t>
      </w:r>
      <w:proofErr w:type="spellStart"/>
      <w:r w:rsidRPr="003F45ED">
        <w:rPr>
          <w:color w:val="auto"/>
        </w:rPr>
        <w:t>bne</w:t>
      </w:r>
      <w:proofErr w:type="spellEnd"/>
    </w:p>
    <w:p w14:paraId="7486DF96" w14:textId="02759C22" w:rsidR="00571B19" w:rsidRPr="00220390" w:rsidRDefault="00077EC9" w:rsidP="000D26EE">
      <w:pPr>
        <w:pStyle w:val="Heading2"/>
        <w:rPr>
          <w:bCs/>
          <w:lang w:eastAsia="pt-BR"/>
        </w:rPr>
      </w:pPr>
      <w:bookmarkStart w:id="14" w:name="_Toc486445803"/>
      <w:r w:rsidRPr="00220390">
        <w:rPr>
          <w:lang w:eastAsia="pt-BR"/>
        </w:rPr>
        <w:t>JAL</w:t>
      </w:r>
      <w:r w:rsidR="00571B19" w:rsidRPr="00220390">
        <w:rPr>
          <w:lang w:eastAsia="pt-BR"/>
        </w:rPr>
        <w:t xml:space="preserve"> e J</w:t>
      </w:r>
      <w:r w:rsidRPr="00220390">
        <w:rPr>
          <w:lang w:eastAsia="pt-BR"/>
        </w:rPr>
        <w:t>R</w:t>
      </w:r>
      <w:r w:rsidR="00571B19" w:rsidRPr="00220390">
        <w:rPr>
          <w:lang w:eastAsia="pt-BR"/>
        </w:rPr>
        <w:t xml:space="preserve"> - </w:t>
      </w:r>
      <w:proofErr w:type="spellStart"/>
      <w:r w:rsidR="00571B19" w:rsidRPr="00220390">
        <w:rPr>
          <w:lang w:eastAsia="pt-BR"/>
        </w:rPr>
        <w:t>Jump</w:t>
      </w:r>
      <w:proofErr w:type="spellEnd"/>
      <w:r w:rsidR="00571B19" w:rsidRPr="00220390">
        <w:rPr>
          <w:lang w:eastAsia="pt-BR"/>
        </w:rPr>
        <w:t xml:space="preserve"> </w:t>
      </w:r>
      <w:proofErr w:type="spellStart"/>
      <w:r w:rsidR="00571B19" w:rsidRPr="00220390">
        <w:rPr>
          <w:lang w:eastAsia="pt-BR"/>
        </w:rPr>
        <w:t>and</w:t>
      </w:r>
      <w:proofErr w:type="spellEnd"/>
      <w:r w:rsidR="00571B19" w:rsidRPr="00220390">
        <w:rPr>
          <w:lang w:eastAsia="pt-BR"/>
        </w:rPr>
        <w:t xml:space="preserve"> Link / </w:t>
      </w:r>
      <w:proofErr w:type="spellStart"/>
      <w:r w:rsidR="00571B19" w:rsidRPr="00220390">
        <w:rPr>
          <w:lang w:eastAsia="pt-BR"/>
        </w:rPr>
        <w:t>Jump</w:t>
      </w:r>
      <w:proofErr w:type="spellEnd"/>
      <w:r w:rsidR="00571B19" w:rsidRPr="00220390">
        <w:rPr>
          <w:lang w:eastAsia="pt-BR"/>
        </w:rPr>
        <w:t xml:space="preserve"> </w:t>
      </w:r>
      <w:proofErr w:type="spellStart"/>
      <w:r w:rsidR="00571B19" w:rsidRPr="00220390">
        <w:rPr>
          <w:lang w:eastAsia="pt-BR"/>
        </w:rPr>
        <w:t>Register</w:t>
      </w:r>
      <w:bookmarkEnd w:id="14"/>
      <w:proofErr w:type="spellEnd"/>
    </w:p>
    <w:p w14:paraId="753C705B" w14:textId="5447DA25" w:rsidR="00D07372" w:rsidRPr="007E54FC" w:rsidRDefault="00571B19" w:rsidP="007E54FC">
      <w:pPr>
        <w:spacing w:before="28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0390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Para simular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jal</w:t>
      </w:r>
      <w:proofErr w:type="spellEnd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foram utilizados o mesmo 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program.mif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Nota-se, através da variável </w:t>
      </w:r>
      <w:proofErr w:type="spellStart"/>
      <w:r w:rsidRPr="0059410C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  <w:t>PCAdd</w:t>
      </w:r>
      <w:r w:rsidR="0059410C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  <w:t>r</w:t>
      </w:r>
      <w:proofErr w:type="spellEnd"/>
      <w:r w:rsidR="00B944C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 simulação foi bem-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sucedida, pois o </w:t>
      </w:r>
      <w:proofErr w:type="spellStart"/>
      <w:r w:rsidR="00D34312" w:rsidRPr="0059410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jal</w:t>
      </w:r>
      <w:proofErr w:type="spellEnd"/>
      <w:r w:rsidR="00D34312"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faz</w:t>
      </w:r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salto para a posição 0xC da memória, que possui a instrução </w:t>
      </w:r>
      <w:proofErr w:type="spellStart"/>
      <w:r w:rsidRPr="00571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jr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voltando para a posição inicial contida no registrador $</w:t>
      </w:r>
      <w:proofErr w:type="spellStart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ra</w:t>
      </w:r>
      <w:proofErr w:type="spellEnd"/>
      <w:r w:rsidRPr="00571B1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FFAE70B" w14:textId="2E41AB0E" w:rsidR="00D07372" w:rsidRDefault="00D07372" w:rsidP="00526A91">
      <w:pPr>
        <w:pStyle w:val="NormalWeb"/>
        <w:spacing w:before="0" w:beforeAutospacing="0" w:after="0" w:afterAutospacing="0" w:line="276" w:lineRule="auto"/>
        <w:ind w:firstLine="720"/>
        <w:jc w:val="both"/>
        <w:rPr>
          <w:color w:val="000000"/>
        </w:rPr>
      </w:pPr>
      <w:r w:rsidRPr="007E54FC">
        <w:rPr>
          <w:color w:val="000000"/>
        </w:rPr>
        <w:t xml:space="preserve">Nas </w:t>
      </w:r>
      <w:proofErr w:type="spellStart"/>
      <w:r w:rsidRPr="007E54FC">
        <w:rPr>
          <w:i/>
          <w:iCs/>
          <w:color w:val="000000"/>
        </w:rPr>
        <w:t>waves</w:t>
      </w:r>
      <w:proofErr w:type="spellEnd"/>
      <w:r w:rsidRPr="007E54FC">
        <w:rPr>
          <w:color w:val="000000"/>
        </w:rPr>
        <w:t xml:space="preserve">, o sinal de controle </w:t>
      </w:r>
      <w:proofErr w:type="spellStart"/>
      <w:r w:rsidRPr="007E54FC">
        <w:rPr>
          <w:color w:val="000000"/>
        </w:rPr>
        <w:t>auxJump</w:t>
      </w:r>
      <w:proofErr w:type="spellEnd"/>
      <w:r w:rsidRPr="007E54FC">
        <w:rPr>
          <w:color w:val="000000"/>
        </w:rPr>
        <w:t xml:space="preserve"> fica ativo alto quando o </w:t>
      </w:r>
      <w:proofErr w:type="spellStart"/>
      <w:r w:rsidRPr="007E54F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0x0, indicando que deve haver o pulo e o sinal </w:t>
      </w:r>
      <w:proofErr w:type="spellStart"/>
      <w:r w:rsidRPr="007E54FC">
        <w:rPr>
          <w:color w:val="000000"/>
        </w:rPr>
        <w:t>auxLink</w:t>
      </w:r>
      <w:proofErr w:type="spellEnd"/>
      <w:r w:rsidRPr="007E54FC">
        <w:rPr>
          <w:color w:val="000000"/>
        </w:rPr>
        <w:t xml:space="preserve"> também fica alto</w:t>
      </w:r>
      <w:r w:rsidR="0059410C">
        <w:rPr>
          <w:color w:val="000000"/>
        </w:rPr>
        <w:t>,</w:t>
      </w:r>
      <w:r w:rsidRPr="007E54FC">
        <w:rPr>
          <w:color w:val="000000"/>
        </w:rPr>
        <w:t xml:space="preserve"> o que indica que deve ser escrito no registrador $31 o endereço da próxima instrução na sequência. No próximo pulso de </w:t>
      </w:r>
      <w:proofErr w:type="spellStart"/>
      <w:r w:rsidRPr="0059410C">
        <w:rPr>
          <w:i/>
          <w:color w:val="000000"/>
        </w:rPr>
        <w:t>clock</w:t>
      </w:r>
      <w:proofErr w:type="spellEnd"/>
      <w:r w:rsidRPr="007E54FC">
        <w:rPr>
          <w:color w:val="000000"/>
        </w:rPr>
        <w:t xml:space="preserve"> o </w:t>
      </w:r>
      <w:proofErr w:type="spellStart"/>
      <w:r w:rsidRPr="0059410C">
        <w:rPr>
          <w:color w:val="000000"/>
        </w:rPr>
        <w:t>PcAddr</w:t>
      </w:r>
      <w:proofErr w:type="spellEnd"/>
      <w:r w:rsidRPr="007E54FC">
        <w:rPr>
          <w:color w:val="000000"/>
        </w:rPr>
        <w:t xml:space="preserve"> é 0xC</w:t>
      </w:r>
      <w:r w:rsidR="00220390">
        <w:rPr>
          <w:color w:val="000000"/>
        </w:rPr>
        <w:t xml:space="preserve"> </w:t>
      </w:r>
      <w:r w:rsidRPr="007E54FC">
        <w:rPr>
          <w:color w:val="000000"/>
        </w:rPr>
        <w:t xml:space="preserve">(que possui o </w:t>
      </w:r>
      <w:proofErr w:type="spellStart"/>
      <w:r w:rsidRPr="007E54FC">
        <w:rPr>
          <w:color w:val="000000"/>
        </w:rPr>
        <w:t>jr</w:t>
      </w:r>
      <w:proofErr w:type="spellEnd"/>
      <w:r w:rsidRPr="007E54FC">
        <w:rPr>
          <w:color w:val="000000"/>
        </w:rPr>
        <w:t xml:space="preserve">), ou seja, </w:t>
      </w:r>
      <w:r w:rsidR="0059410C">
        <w:rPr>
          <w:color w:val="000000"/>
        </w:rPr>
        <w:t>o pulo foi feito com sucesso. O</w:t>
      </w:r>
      <w:r w:rsidRPr="007E54FC">
        <w:rPr>
          <w:color w:val="000000"/>
        </w:rPr>
        <w:t xml:space="preserve"> sinal </w:t>
      </w:r>
      <w:proofErr w:type="spellStart"/>
      <w:r w:rsidRPr="007E54FC">
        <w:rPr>
          <w:color w:val="000000"/>
        </w:rPr>
        <w:t>auxJumpReg</w:t>
      </w:r>
      <w:proofErr w:type="spellEnd"/>
      <w:r w:rsidRPr="007E54FC">
        <w:rPr>
          <w:color w:val="000000"/>
        </w:rPr>
        <w:t xml:space="preserve"> fica ativo alto sinalizando que deve haver o pulo para instrução contida no registrador $31. No próximo pulso de </w:t>
      </w:r>
      <w:proofErr w:type="spellStart"/>
      <w:r w:rsidRPr="007E54FC">
        <w:rPr>
          <w:color w:val="000000"/>
        </w:rPr>
        <w:t>clock</w:t>
      </w:r>
      <w:proofErr w:type="spellEnd"/>
      <w:r w:rsidRPr="007E54FC">
        <w:rPr>
          <w:color w:val="000000"/>
        </w:rPr>
        <w:t xml:space="preserve"> </w:t>
      </w:r>
      <w:r w:rsidR="0059410C">
        <w:rPr>
          <w:color w:val="000000"/>
        </w:rPr>
        <w:t xml:space="preserve">o </w:t>
      </w:r>
      <w:proofErr w:type="spellStart"/>
      <w:r w:rsidR="0059410C">
        <w:rPr>
          <w:color w:val="000000"/>
        </w:rPr>
        <w:t>PcAddr</w:t>
      </w:r>
      <w:proofErr w:type="spellEnd"/>
      <w:r w:rsidR="0059410C">
        <w:rPr>
          <w:color w:val="000000"/>
        </w:rPr>
        <w:t xml:space="preserve"> volta para 0x1, comprovand</w:t>
      </w:r>
      <w:r w:rsidRPr="007E54FC">
        <w:rPr>
          <w:color w:val="000000"/>
        </w:rPr>
        <w:t>o</w:t>
      </w:r>
      <w:r w:rsidR="0059410C">
        <w:rPr>
          <w:color w:val="000000"/>
        </w:rPr>
        <w:t xml:space="preserve"> que</w:t>
      </w:r>
      <w:r w:rsidRPr="007E54FC">
        <w:rPr>
          <w:color w:val="000000"/>
        </w:rPr>
        <w:t xml:space="preserve"> </w:t>
      </w:r>
      <w:r w:rsidRPr="0059410C">
        <w:rPr>
          <w:b/>
          <w:color w:val="000000"/>
        </w:rPr>
        <w:t xml:space="preserve">Jr </w:t>
      </w:r>
      <w:r w:rsidRPr="007E54FC">
        <w:rPr>
          <w:color w:val="000000"/>
        </w:rPr>
        <w:t>foi realizado como o esperado.</w:t>
      </w:r>
    </w:p>
    <w:p w14:paraId="777E45BE" w14:textId="77777777" w:rsidR="00D07372" w:rsidRDefault="00D07372" w:rsidP="007E54FC">
      <w:pPr>
        <w:pStyle w:val="NormalWeb"/>
        <w:keepNext/>
        <w:spacing w:before="0" w:beforeAutospacing="0" w:after="0" w:afterAutospacing="0"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47363B34" wp14:editId="068A074C">
            <wp:extent cx="5387340" cy="1540920"/>
            <wp:effectExtent l="0" t="0" r="3810" b="2540"/>
            <wp:docPr id="30" name="Imagem 30" descr="https://lh5.googleusercontent.com/bWR3VhnOmq76JajF1WNZZWSooLDzvCsEkF2CCM3dIK_6q21_ez1aGmOHDshNLOFfesdgJ824z6fPLFRmveJSQV347P51QhQ-c9FWgsLdQJv2Lu3Yf8piN98MOoWGQD03a9kTp-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bWR3VhnOmq76JajF1WNZZWSooLDzvCsEkF2CCM3dIK_6q21_ez1aGmOHDshNLOFfesdgJ824z6fPLFRmveJSQV347P51QhQ-c9FWgsLdQJv2Lu3Yf8piN98MOoWGQD03a9kTp-4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10"/>
                    <a:stretch/>
                  </pic:blipFill>
                  <pic:spPr bwMode="auto">
                    <a:xfrm>
                      <a:off x="0" y="0"/>
                      <a:ext cx="5453390" cy="155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856E" w14:textId="5CF360D7" w:rsidR="00D07372" w:rsidRPr="00220390" w:rsidRDefault="00D07372" w:rsidP="00220390">
      <w:pPr>
        <w:pStyle w:val="Caption"/>
        <w:spacing w:line="276" w:lineRule="auto"/>
        <w:ind w:left="3192"/>
        <w:rPr>
          <w:color w:val="auto"/>
        </w:rPr>
      </w:pPr>
      <w:r w:rsidRPr="00220390">
        <w:rPr>
          <w:color w:val="auto"/>
        </w:rPr>
        <w:t xml:space="preserve">Figura </w:t>
      </w:r>
      <w:r w:rsidRPr="00220390">
        <w:rPr>
          <w:color w:val="auto"/>
        </w:rPr>
        <w:fldChar w:fldCharType="begin"/>
      </w:r>
      <w:r w:rsidRPr="00220390">
        <w:rPr>
          <w:color w:val="auto"/>
        </w:rPr>
        <w:instrText xml:space="preserve"> SEQ Figura \* ARABIC </w:instrText>
      </w:r>
      <w:r w:rsidRPr="00220390">
        <w:rPr>
          <w:color w:val="auto"/>
        </w:rPr>
        <w:fldChar w:fldCharType="separate"/>
      </w:r>
      <w:r w:rsidR="002C5E4A" w:rsidRPr="00220390">
        <w:rPr>
          <w:noProof/>
          <w:color w:val="auto"/>
        </w:rPr>
        <w:t>4</w:t>
      </w:r>
      <w:r w:rsidRPr="00220390">
        <w:rPr>
          <w:color w:val="auto"/>
        </w:rPr>
        <w:fldChar w:fldCharType="end"/>
      </w:r>
      <w:r w:rsidRPr="00220390">
        <w:rPr>
          <w:color w:val="auto"/>
        </w:rPr>
        <w:t xml:space="preserve">.1 - </w:t>
      </w:r>
      <w:proofErr w:type="spellStart"/>
      <w:r w:rsidRPr="00220390">
        <w:rPr>
          <w:color w:val="auto"/>
        </w:rPr>
        <w:t>jaljr.mif</w:t>
      </w:r>
      <w:proofErr w:type="spellEnd"/>
    </w:p>
    <w:p w14:paraId="2679AD19" w14:textId="77777777" w:rsidR="00D07372" w:rsidRDefault="00D07372" w:rsidP="007E54FC">
      <w:pPr>
        <w:keepNext/>
        <w:spacing w:before="28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78469412" wp14:editId="46AB6FD9">
            <wp:extent cx="5399293" cy="1264920"/>
            <wp:effectExtent l="0" t="0" r="0" b="0"/>
            <wp:docPr id="32" name="Imagem 32" descr="https://lh4.googleusercontent.com/jvnCfCv_b4RJlezpVAVvEOw3JoE_ENuKR49VdCEY6QFk7tfQy_4k4p_IovDVIxokqXooH4kLF7v8ovshJSMNvgiXzX2Fm8u_SFqBeXwGDkkDjKFHrSe9zBwu5fuuD9HkrFpRmP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jvnCfCv_b4RJlezpVAVvEOw3JoE_ENuKR49VdCEY6QFk7tfQy_4k4p_IovDVIxokqXooH4kLF7v8ovshJSMNvgiXzX2Fm8u_SFqBeXwGDkkDjKFHrSe9zBwu5fuuD9HkrFpRmPez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9"/>
                    <a:stretch/>
                  </pic:blipFill>
                  <pic:spPr bwMode="auto">
                    <a:xfrm>
                      <a:off x="0" y="0"/>
                      <a:ext cx="5399293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A819" w14:textId="18EECBB9" w:rsidR="00526A91" w:rsidRPr="00220390" w:rsidRDefault="00D07372" w:rsidP="00077EC9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color w:val="auto"/>
          <w:lang w:eastAsia="pt-BR"/>
        </w:rPr>
      </w:pPr>
      <w:r w:rsidRPr="00220390">
        <w:rPr>
          <w:color w:val="auto"/>
        </w:rPr>
        <w:t xml:space="preserve">Figura 4.2 - </w:t>
      </w:r>
      <w:proofErr w:type="spellStart"/>
      <w:r w:rsidRPr="00220390">
        <w:rPr>
          <w:color w:val="auto"/>
        </w:rPr>
        <w:t>waves</w:t>
      </w:r>
      <w:proofErr w:type="spellEnd"/>
      <w:r w:rsidRPr="00220390">
        <w:rPr>
          <w:color w:val="auto"/>
        </w:rPr>
        <w:t xml:space="preserve"> do </w:t>
      </w:r>
      <w:proofErr w:type="spellStart"/>
      <w:r w:rsidRPr="00220390">
        <w:rPr>
          <w:color w:val="auto"/>
        </w:rPr>
        <w:t>jal</w:t>
      </w:r>
      <w:proofErr w:type="spellEnd"/>
      <w:r w:rsidRPr="00220390">
        <w:rPr>
          <w:color w:val="auto"/>
        </w:rPr>
        <w:t xml:space="preserve"> e do </w:t>
      </w:r>
      <w:proofErr w:type="spellStart"/>
      <w:r w:rsidRPr="00220390">
        <w:rPr>
          <w:color w:val="auto"/>
        </w:rPr>
        <w:t>jr</w:t>
      </w:r>
      <w:proofErr w:type="spellEnd"/>
    </w:p>
    <w:p w14:paraId="7E8B9BA5" w14:textId="3B54512C" w:rsidR="007E54FC" w:rsidRPr="000D26EE" w:rsidRDefault="00077EC9" w:rsidP="000D26EE">
      <w:pPr>
        <w:pStyle w:val="Heading2"/>
        <w:rPr>
          <w:lang w:eastAsia="pt-BR"/>
        </w:rPr>
      </w:pPr>
      <w:bookmarkStart w:id="15" w:name="_Toc486445804"/>
      <w:r w:rsidRPr="000D26EE">
        <w:rPr>
          <w:lang w:eastAsia="pt-BR"/>
        </w:rPr>
        <w:t>SLL</w:t>
      </w:r>
      <w:r w:rsidR="007E54FC" w:rsidRPr="000D26EE">
        <w:rPr>
          <w:lang w:eastAsia="pt-BR"/>
        </w:rPr>
        <w:t xml:space="preserve"> - Shift </w:t>
      </w:r>
      <w:proofErr w:type="spellStart"/>
      <w:r w:rsidR="007E54FC" w:rsidRPr="000D26EE">
        <w:rPr>
          <w:lang w:eastAsia="pt-BR"/>
        </w:rPr>
        <w:t>Left</w:t>
      </w:r>
      <w:proofErr w:type="spellEnd"/>
      <w:r w:rsidR="007E54FC" w:rsidRPr="000D26EE">
        <w:rPr>
          <w:lang w:eastAsia="pt-BR"/>
        </w:rPr>
        <w:t xml:space="preserve"> </w:t>
      </w:r>
      <w:proofErr w:type="spellStart"/>
      <w:r w:rsidR="007E54FC" w:rsidRPr="000D26EE">
        <w:rPr>
          <w:lang w:eastAsia="pt-BR"/>
        </w:rPr>
        <w:t>Logical</w:t>
      </w:r>
      <w:bookmarkEnd w:id="15"/>
      <w:proofErr w:type="spellEnd"/>
    </w:p>
    <w:p w14:paraId="4CDEF6A3" w14:textId="28327622" w:rsid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os resultados estão corretos, uma vez que o valor inicial de $0xA era de 1010 e o $0x9 era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00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1001, e ao desl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ocar duas vezes para a esquerda </w:t>
      </w:r>
      <w:r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completar a parte menos significativa com zeros, chegamos ao valor de 101000, exatamente o conteúdo que foi escrito no registrador $0x9 (registrador destino), após a execução da operação.</w:t>
      </w:r>
    </w:p>
    <w:p w14:paraId="20A8A20F" w14:textId="77777777" w:rsidR="007E54FC" w:rsidRPr="007E54FC" w:rsidRDefault="007E54FC" w:rsidP="007E54F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005DE0EF" w14:textId="77777777" w:rsidR="007E54FC" w:rsidRDefault="007E54FC" w:rsidP="007E54FC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39EEB4AB" wp14:editId="1595DFFC">
            <wp:extent cx="5134855" cy="1508760"/>
            <wp:effectExtent l="0" t="0" r="8890" b="0"/>
            <wp:docPr id="33" name="Imagem 33" descr="https://lh4.googleusercontent.com/2d6vTSuGyIIijxtKSkmG7lZYlvc0S_x2iAy-gvYO72fWtYRdiIjPhh17-qJYWQbwn2PE7cuaGMbs6BJ7LMXvEMIzy2Es29-JvbJn647bHL6pd3p8S1HZqMbERnFJoYNgaiKlpV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2d6vTSuGyIIijxtKSkmG7lZYlvc0S_x2iAy-gvYO72fWtYRdiIjPhh17-qJYWQbwn2PE7cuaGMbs6BJ7LMXvEMIzy2Es29-JvbJn647bHL6pd3p8S1HZqMbERnFJoYNgaiKlpVLi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65"/>
                    <a:stretch/>
                  </pic:blipFill>
                  <pic:spPr bwMode="auto">
                    <a:xfrm>
                      <a:off x="0" y="0"/>
                      <a:ext cx="5150236" cy="151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AEF3E" w14:textId="3CC4000E" w:rsidR="00571B19" w:rsidRPr="00220390" w:rsidRDefault="007E54FC" w:rsidP="007E54FC">
      <w:pPr>
        <w:pStyle w:val="Caption"/>
        <w:jc w:val="center"/>
        <w:rPr>
          <w:color w:val="auto"/>
        </w:rPr>
      </w:pPr>
      <w:r w:rsidRPr="00220390">
        <w:rPr>
          <w:color w:val="auto"/>
        </w:rPr>
        <w:t xml:space="preserve">Figura </w:t>
      </w:r>
      <w:r w:rsidRPr="00220390">
        <w:rPr>
          <w:color w:val="auto"/>
        </w:rPr>
        <w:fldChar w:fldCharType="begin"/>
      </w:r>
      <w:r w:rsidRPr="00220390">
        <w:rPr>
          <w:color w:val="auto"/>
        </w:rPr>
        <w:instrText xml:space="preserve"> SEQ Figura \* ARABIC </w:instrText>
      </w:r>
      <w:r w:rsidRPr="00220390">
        <w:rPr>
          <w:color w:val="auto"/>
        </w:rPr>
        <w:fldChar w:fldCharType="separate"/>
      </w:r>
      <w:r w:rsidR="002C5E4A" w:rsidRPr="00220390">
        <w:rPr>
          <w:noProof/>
          <w:color w:val="auto"/>
        </w:rPr>
        <w:t>5</w:t>
      </w:r>
      <w:r w:rsidRPr="00220390">
        <w:rPr>
          <w:color w:val="auto"/>
        </w:rPr>
        <w:fldChar w:fldCharType="end"/>
      </w:r>
      <w:r w:rsidR="003254C9" w:rsidRPr="00220390">
        <w:rPr>
          <w:color w:val="auto"/>
        </w:rPr>
        <w:t>.1</w:t>
      </w:r>
      <w:r w:rsidRPr="00220390">
        <w:rPr>
          <w:color w:val="auto"/>
        </w:rPr>
        <w:t xml:space="preserve"> - </w:t>
      </w:r>
      <w:proofErr w:type="spellStart"/>
      <w:r w:rsidRPr="00220390">
        <w:rPr>
          <w:color w:val="auto"/>
        </w:rPr>
        <w:t>sll.mif</w:t>
      </w:r>
      <w:proofErr w:type="spellEnd"/>
    </w:p>
    <w:p w14:paraId="6908DCC3" w14:textId="77777777" w:rsidR="003254C9" w:rsidRDefault="003254C9" w:rsidP="003254C9">
      <w:pPr>
        <w:rPr>
          <w:noProof/>
          <w:color w:val="000000"/>
        </w:rPr>
      </w:pPr>
    </w:p>
    <w:p w14:paraId="140A18C2" w14:textId="77777777" w:rsidR="003254C9" w:rsidRDefault="003254C9" w:rsidP="003254C9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69C3EBC" wp14:editId="531F8325">
                <wp:simplePos x="0" y="0"/>
                <wp:positionH relativeFrom="column">
                  <wp:posOffset>2486025</wp:posOffset>
                </wp:positionH>
                <wp:positionV relativeFrom="paragraph">
                  <wp:posOffset>1148245</wp:posOffset>
                </wp:positionV>
                <wp:extent cx="2286360" cy="22680"/>
                <wp:effectExtent l="76200" t="95250" r="95250" b="13017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86360" cy="22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830596" id="Tinta 38" o:spid="_x0000_s1026" type="#_x0000_t75" style="position:absolute;margin-left:192.9pt;margin-top:84.75pt;width:185.7pt;height:1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">
                <v:imagedata r:id="rId37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AF6FBE7" wp14:editId="702AC879">
                <wp:simplePos x="0" y="0"/>
                <wp:positionH relativeFrom="column">
                  <wp:posOffset>55305</wp:posOffset>
                </wp:positionH>
                <wp:positionV relativeFrom="paragraph">
                  <wp:posOffset>1026925</wp:posOffset>
                </wp:positionV>
                <wp:extent cx="2141640" cy="41040"/>
                <wp:effectExtent l="57150" t="114300" r="106680" b="130810"/>
                <wp:wrapNone/>
                <wp:docPr id="36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41640" cy="410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830F18" id="Tinta 36" o:spid="_x0000_s1026" type="#_x0000_t75" style="position:absolute;margin-left:1.5pt;margin-top:75.2pt;width:174.3pt;height:14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">
                <v:imagedata r:id="rId3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A5136E2" wp14:editId="08B33593">
            <wp:extent cx="2385060" cy="2964180"/>
            <wp:effectExtent l="0" t="0" r="0" b="7620"/>
            <wp:docPr id="34" name="Imagem 34" descr="https://lh6.googleusercontent.com/zpvzm-qij916qRLbf8Yp2P6ydxo-6AEI5M9L75uNwp2pG8sroqml9crsNR64g9n8HUHmXy4Q72CLyduQwmHc0hy2ju8ZFqEaINyUllAkytlZNKUaYOGR09MyCKiU9ba2K-beet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zpvzm-qij916qRLbf8Yp2P6ydxo-6AEI5M9L75uNwp2pG8sroqml9crsNR64g9n8HUHmXy4Q72CLyduQwmHc0hy2ju8ZFqEaINyUllAkytlZNKUaYOGR09MyCKiU9ba2K-beetAv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79"/>
                    <a:stretch/>
                  </pic:blipFill>
                  <pic:spPr bwMode="auto">
                    <a:xfrm>
                      <a:off x="0" y="0"/>
                      <a:ext cx="23850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54C9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5E1B0817" wp14:editId="4E124354">
            <wp:extent cx="2583180" cy="2964180"/>
            <wp:effectExtent l="0" t="0" r="7620" b="7620"/>
            <wp:docPr id="35" name="Imagem 35" descr="https://lh5.googleusercontent.com/DZFJCyOatOIJUG6r0WMvDESabgJYWJrzIQM4W7qrjGrPSW63orWh8DPF0r3ieAKymPe79ly3bJRGku_UZm-0wvk-ugaZ4yCB9C7Mu-pwCUbL_Lu6G4Wg5GaJxg_0hH9yKip15M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DZFJCyOatOIJUG6r0WMvDESabgJYWJrzIQM4W7qrjGrPSW63orWh8DPF0r3ieAKymPe79ly3bJRGku_UZm-0wvk-ugaZ4yCB9C7Mu-pwCUbL_Lu6G4Wg5GaJxg_0hH9yKip15MM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4"/>
                    <a:stretch/>
                  </pic:blipFill>
                  <pic:spPr bwMode="auto">
                    <a:xfrm>
                      <a:off x="0" y="0"/>
                      <a:ext cx="25831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7DE0" w14:textId="77777777" w:rsidR="003254C9" w:rsidRPr="00220390" w:rsidRDefault="003254C9" w:rsidP="003254C9">
      <w:pPr>
        <w:pStyle w:val="Caption"/>
        <w:rPr>
          <w:rFonts w:ascii="Times New Roman" w:hAnsi="Times New Roman" w:cs="Times New Roman"/>
          <w:color w:val="auto"/>
          <w:sz w:val="24"/>
          <w:szCs w:val="24"/>
        </w:rPr>
      </w:pPr>
      <w:r w:rsidRPr="00220390">
        <w:rPr>
          <w:rFonts w:ascii="Times New Roman" w:hAnsi="Times New Roman" w:cs="Times New Roman"/>
          <w:color w:val="auto"/>
        </w:rPr>
        <w:t>Figura 5.2 - Banco de registradores antes</w:t>
      </w:r>
      <w:r w:rsidRPr="00220390">
        <w:rPr>
          <w:rFonts w:ascii="Times New Roman" w:hAnsi="Times New Roman" w:cs="Times New Roman"/>
          <w:color w:val="auto"/>
          <w:sz w:val="24"/>
          <w:szCs w:val="24"/>
        </w:rPr>
        <w:tab/>
        <w:t xml:space="preserve">          </w:t>
      </w:r>
      <w:r w:rsidRPr="00220390">
        <w:rPr>
          <w:rFonts w:ascii="Times New Roman" w:hAnsi="Times New Roman" w:cs="Times New Roman"/>
          <w:color w:val="auto"/>
        </w:rPr>
        <w:t>Figura 5.3 - Banco de registradores depois</w:t>
      </w:r>
    </w:p>
    <w:p w14:paraId="79FCD825" w14:textId="77777777" w:rsidR="00526A91" w:rsidRDefault="00526A91" w:rsidP="00D20243">
      <w:pPr>
        <w:spacing w:before="280" w:after="80" w:line="276" w:lineRule="auto"/>
        <w:jc w:val="both"/>
        <w:outlineLvl w:val="3"/>
        <w:rPr>
          <w:rFonts w:ascii="Times New Roman" w:eastAsia="Times New Roman" w:hAnsi="Times New Roman" w:cs="Times New Roman"/>
          <w:b/>
          <w:color w:val="666666"/>
          <w:sz w:val="24"/>
          <w:szCs w:val="24"/>
          <w:lang w:eastAsia="pt-BR"/>
        </w:rPr>
      </w:pPr>
    </w:p>
    <w:p w14:paraId="16CE6945" w14:textId="4C2AFC9A" w:rsidR="00D20243" w:rsidRPr="000D26EE" w:rsidRDefault="000D26EE" w:rsidP="000D26EE">
      <w:pPr>
        <w:pStyle w:val="Heading2"/>
        <w:rPr>
          <w:bCs/>
          <w:lang w:eastAsia="pt-BR"/>
        </w:rPr>
      </w:pPr>
      <w:bookmarkStart w:id="16" w:name="_Toc486445805"/>
      <w:r w:rsidRPr="000D26EE">
        <w:rPr>
          <w:lang w:eastAsia="pt-BR"/>
        </w:rPr>
        <w:t>SRL</w:t>
      </w:r>
      <w:r w:rsidR="00D20243" w:rsidRPr="000D26EE">
        <w:rPr>
          <w:lang w:eastAsia="pt-BR"/>
        </w:rPr>
        <w:t xml:space="preserve"> - Shift </w:t>
      </w:r>
      <w:proofErr w:type="spellStart"/>
      <w:r w:rsidR="00D20243" w:rsidRPr="000D26EE">
        <w:rPr>
          <w:lang w:eastAsia="pt-BR"/>
        </w:rPr>
        <w:t>Right</w:t>
      </w:r>
      <w:proofErr w:type="spellEnd"/>
      <w:r w:rsidR="00D20243" w:rsidRPr="000D26EE">
        <w:rPr>
          <w:lang w:eastAsia="pt-BR"/>
        </w:rPr>
        <w:t xml:space="preserve"> </w:t>
      </w:r>
      <w:proofErr w:type="spellStart"/>
      <w:r w:rsidR="00D20243" w:rsidRPr="000D26EE">
        <w:rPr>
          <w:lang w:eastAsia="pt-BR"/>
        </w:rPr>
        <w:t>Logical</w:t>
      </w:r>
      <w:bookmarkEnd w:id="16"/>
      <w:proofErr w:type="spellEnd"/>
    </w:p>
    <w:p w14:paraId="07A94234" w14:textId="03A8C3E7" w:rsidR="00D20243" w:rsidRPr="00D20243" w:rsidRDefault="00D20243" w:rsidP="00D20243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u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tilizado a operação </w:t>
      </w:r>
      <w:proofErr w:type="spellStart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srl</w:t>
      </w:r>
      <w:proofErr w:type="spellEnd"/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0x2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resultado está de acordo com o esperado, uma vez que o valor inicial de $0xA era de 1010</w:t>
      </w:r>
      <w:r w:rsidR="0035701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$0x9 era 1001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ao des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locar duas vezes para a direita</w:t>
      </w:r>
      <w:r w:rsidRPr="00D2024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completar a parte mais significativa com zeros, chegamos ao valor de 0010, </w:t>
      </w:r>
      <w:r w:rsidR="0035701F" w:rsidRPr="007E54F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exatamente o conteúdo que foi escrito no registrador $0x9 (registrador destino), após a execução da operação.</w:t>
      </w:r>
    </w:p>
    <w:p w14:paraId="071D76D5" w14:textId="77777777" w:rsidR="0035701F" w:rsidRDefault="0035701F">
      <w:pPr>
        <w:pStyle w:val="Caption"/>
        <w:rPr>
          <w:noProof/>
          <w:color w:val="000000"/>
        </w:rPr>
      </w:pPr>
    </w:p>
    <w:p w14:paraId="56A16617" w14:textId="77777777" w:rsidR="0035701F" w:rsidRDefault="0035701F" w:rsidP="0035701F">
      <w:pPr>
        <w:pStyle w:val="Caption"/>
        <w:keepNext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178205E3" wp14:editId="689F373A">
            <wp:extent cx="5685593" cy="1706880"/>
            <wp:effectExtent l="0" t="0" r="0" b="7620"/>
            <wp:docPr id="39" name="Imagem 39" descr="https://lh4.googleusercontent.com/Ff-41OdXcMZeYnkuTPiBZqnzE_1yrnQzGAESgkmAJaJ3B9e7wMmBuyLQC6Pl4oy8AZvlVrOaYmbp3K0G5O5eNSHHHOIKlQE3RXbfSWiEotwWoqBJ-jDBrhqeX2JwauneJxkoeQw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f-41OdXcMZeYnkuTPiBZqnzE_1yrnQzGAESgkmAJaJ3B9e7wMmBuyLQC6Pl4oy8AZvlVrOaYmbp3K0G5O5eNSHHHOIKlQE3RXbfSWiEotwWoqBJ-jDBrhqeX2JwauneJxkoeQw-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1"/>
                    <a:stretch/>
                  </pic:blipFill>
                  <pic:spPr bwMode="auto">
                    <a:xfrm>
                      <a:off x="0" y="0"/>
                      <a:ext cx="5693809" cy="170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66A62" w14:textId="132E5550" w:rsidR="0035701F" w:rsidRDefault="0035701F" w:rsidP="0035701F">
      <w:pPr>
        <w:pStyle w:val="Caption"/>
        <w:jc w:val="center"/>
      </w:pPr>
      <w:r>
        <w:t xml:space="preserve">Figura </w:t>
      </w:r>
      <w:fldSimple w:instr=" SEQ Figura \* ARABIC ">
        <w:r w:rsidR="002C5E4A">
          <w:rPr>
            <w:noProof/>
          </w:rPr>
          <w:t>6</w:t>
        </w:r>
      </w:fldSimple>
      <w:r w:rsidR="00526A91">
        <w:t>.1</w:t>
      </w:r>
      <w:r>
        <w:t xml:space="preserve"> - </w:t>
      </w:r>
      <w:proofErr w:type="spellStart"/>
      <w:r>
        <w:t>srl.mif</w:t>
      </w:r>
      <w:proofErr w:type="spellEnd"/>
    </w:p>
    <w:p w14:paraId="0F337703" w14:textId="77777777" w:rsidR="00526A91" w:rsidRDefault="00526A91" w:rsidP="00526A91">
      <w:pPr>
        <w:keepNext/>
        <w:rPr>
          <w:noProof/>
          <w:color w:val="000000"/>
        </w:rPr>
      </w:pPr>
    </w:p>
    <w:p w14:paraId="36E2F156" w14:textId="04E47884" w:rsidR="00526A91" w:rsidRDefault="00526A91" w:rsidP="00526A91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BF010A8" wp14:editId="36A64CDA">
                <wp:simplePos x="0" y="0"/>
                <wp:positionH relativeFrom="column">
                  <wp:posOffset>2592585</wp:posOffset>
                </wp:positionH>
                <wp:positionV relativeFrom="paragraph">
                  <wp:posOffset>1208995</wp:posOffset>
                </wp:positionV>
                <wp:extent cx="2263680" cy="55080"/>
                <wp:effectExtent l="57150" t="95250" r="0" b="116840"/>
                <wp:wrapNone/>
                <wp:docPr id="43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63680" cy="550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CAC125" id="Tinta 43" o:spid="_x0000_s1026" type="#_x0000_t75" style="position:absolute;margin-left:201.3pt;margin-top:89.55pt;width:183.95pt;height:1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">
                <v:imagedata r:id="rId43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F41F654" wp14:editId="4D31D88B">
                <wp:simplePos x="0" y="0"/>
                <wp:positionH relativeFrom="column">
                  <wp:posOffset>55305</wp:posOffset>
                </wp:positionH>
                <wp:positionV relativeFrom="paragraph">
                  <wp:posOffset>1031875</wp:posOffset>
                </wp:positionV>
                <wp:extent cx="2149200" cy="39600"/>
                <wp:effectExtent l="57150" t="114300" r="99060" b="93980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49200" cy="396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F99AB8" id="Tinta 42" o:spid="_x0000_s1026" type="#_x0000_t75" style="position:absolute;margin-left:1.5pt;margin-top:75.6pt;width:174.9pt;height:14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">
                <v:imagedata r:id="rId45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294D28EE" wp14:editId="2899BE8A">
            <wp:extent cx="2484120" cy="2941320"/>
            <wp:effectExtent l="0" t="0" r="0" b="0"/>
            <wp:docPr id="40" name="Imagem 40" descr="https://lh6.googleusercontent.com/KslznvVhNTdIsdWjwEgoTVteM3Qj46vqYTvD6C2t5zMcLBETSMOI-ShE-KdxKlUhfxhz0cl13UL82lGS97B5qpQCeXse7GehZ2ZtFncYbJp12llzMCIKFSmztpt3Qc39_p87S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KslznvVhNTdIsdWjwEgoTVteM3Qj46vqYTvD6C2t5zMcLBETSMOI-ShE-KdxKlUhfxhz0cl13UL82lGS97B5qpQCeXse7GehZ2ZtFncYbJp12llzMCIKFSmztpt3Qc39_p87Sfi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9"/>
                    <a:stretch/>
                  </pic:blipFill>
                  <pic:spPr bwMode="auto">
                    <a:xfrm>
                      <a:off x="0" y="0"/>
                      <a:ext cx="24841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6A91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1E58B966" wp14:editId="6FD4BDF4">
            <wp:extent cx="2552700" cy="2918460"/>
            <wp:effectExtent l="0" t="0" r="0" b="0"/>
            <wp:docPr id="41" name="Imagem 41" descr="https://lh4.googleusercontent.com/vEYPUdduAjt5JjioKq8arTM_qj25WBiQT0-lkX0w-xCu3NXOuoDSFaMS5OFZdtaQFL3b6lML9ynGGJTKowusPZ4NjlLPApnfSYrkC2kax-AlkdN0R7pERH-rt1giNK1dmhiKep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vEYPUdduAjt5JjioKq8arTM_qj25WBiQT0-lkX0w-xCu3NXOuoDSFaMS5OFZdtaQFL3b6lML9ynGGJTKowusPZ4NjlLPApnfSYrkC2kax-AlkdN0R7pERH-rt1giNK1dmhiKepP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3"/>
                    <a:stretch/>
                  </pic:blipFill>
                  <pic:spPr bwMode="auto">
                    <a:xfrm>
                      <a:off x="0" y="0"/>
                      <a:ext cx="25527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DEB71" w14:textId="460205C1" w:rsidR="003254C9" w:rsidRPr="00220390" w:rsidRDefault="00526A91">
      <w:pPr>
        <w:pStyle w:val="Caption"/>
        <w:rPr>
          <w:rFonts w:ascii="Times New Roman" w:hAnsi="Times New Roman" w:cs="Times New Roman"/>
          <w:color w:val="auto"/>
        </w:rPr>
      </w:pPr>
      <w:r w:rsidRPr="00220390">
        <w:rPr>
          <w:rFonts w:ascii="Times New Roman" w:hAnsi="Times New Roman" w:cs="Times New Roman"/>
          <w:color w:val="auto"/>
        </w:rPr>
        <w:t xml:space="preserve">    Figura 6.2 - Banco de registradores antes</w:t>
      </w:r>
      <w:r w:rsidRPr="00220390">
        <w:rPr>
          <w:rFonts w:ascii="Times New Roman" w:hAnsi="Times New Roman" w:cs="Times New Roman"/>
          <w:color w:val="auto"/>
          <w:sz w:val="24"/>
          <w:szCs w:val="24"/>
        </w:rPr>
        <w:t xml:space="preserve">                     </w:t>
      </w:r>
      <w:r w:rsidRPr="00220390">
        <w:rPr>
          <w:rFonts w:ascii="Times New Roman" w:hAnsi="Times New Roman" w:cs="Times New Roman"/>
          <w:color w:val="auto"/>
        </w:rPr>
        <w:t>Figura 6.3 - Banco de registradores depois</w:t>
      </w:r>
    </w:p>
    <w:p w14:paraId="56A39288" w14:textId="0B6EBCF7" w:rsidR="00864FEA" w:rsidRDefault="00864FEA" w:rsidP="00864FEA"/>
    <w:p w14:paraId="5861A343" w14:textId="2976182A" w:rsidR="00864FEA" w:rsidRPr="00220390" w:rsidRDefault="000D26EE" w:rsidP="000D26EE">
      <w:pPr>
        <w:pStyle w:val="Heading2"/>
        <w:rPr>
          <w:bCs/>
          <w:lang w:eastAsia="pt-BR"/>
        </w:rPr>
      </w:pPr>
      <w:bookmarkStart w:id="17" w:name="_Toc486445806"/>
      <w:r w:rsidRPr="00220390">
        <w:rPr>
          <w:bCs/>
          <w:lang w:eastAsia="pt-BR"/>
        </w:rPr>
        <w:t xml:space="preserve">SLT - Set </w:t>
      </w:r>
      <w:proofErr w:type="spellStart"/>
      <w:r w:rsidRPr="00220390">
        <w:rPr>
          <w:bCs/>
          <w:lang w:eastAsia="pt-BR"/>
        </w:rPr>
        <w:t>on</w:t>
      </w:r>
      <w:proofErr w:type="spellEnd"/>
      <w:r w:rsidRPr="00220390">
        <w:rPr>
          <w:bCs/>
          <w:lang w:eastAsia="pt-BR"/>
        </w:rPr>
        <w:t xml:space="preserve"> </w:t>
      </w:r>
      <w:proofErr w:type="spellStart"/>
      <w:r w:rsidRPr="00220390">
        <w:rPr>
          <w:bCs/>
          <w:lang w:eastAsia="pt-BR"/>
        </w:rPr>
        <w:t>Less</w:t>
      </w:r>
      <w:proofErr w:type="spellEnd"/>
      <w:r w:rsidRPr="00220390">
        <w:rPr>
          <w:bCs/>
          <w:lang w:eastAsia="pt-BR"/>
        </w:rPr>
        <w:t xml:space="preserve"> </w:t>
      </w:r>
      <w:proofErr w:type="spellStart"/>
      <w:r w:rsidRPr="00220390">
        <w:rPr>
          <w:bCs/>
          <w:lang w:eastAsia="pt-BR"/>
        </w:rPr>
        <w:t>T</w:t>
      </w:r>
      <w:r w:rsidR="00864FEA" w:rsidRPr="00220390">
        <w:rPr>
          <w:bCs/>
          <w:lang w:eastAsia="pt-BR"/>
        </w:rPr>
        <w:t>han</w:t>
      </w:r>
      <w:bookmarkEnd w:id="17"/>
      <w:proofErr w:type="spellEnd"/>
    </w:p>
    <w:p w14:paraId="34C11CFA" w14:textId="2FBB679B" w:rsidR="00864FEA" w:rsidRDefault="00864FEA" w:rsidP="00864FEA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Foram uti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lizadas as instruções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$0x9 $0xD $0xA 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$0x9 $0xA $0xD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simulação ocorreu corretamente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pois </w:t>
      </w:r>
      <w:r w:rsidR="00C84AD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escrito no registrador 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 após a primeira instrução, visto 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conteúdo de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$0xD &gt; $0Xa. A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pós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terceira instrução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escrito o valor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9F18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0x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1, visto 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conteúdo</w:t>
      </w:r>
      <w:r w:rsidRPr="00864FE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$0xA &lt; $0xD.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segunda instrução está 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nula (</w:t>
      </w:r>
      <w:proofErr w:type="spellStart"/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nop</w:t>
      </w:r>
      <w:proofErr w:type="spellEnd"/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para facilitar a visã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do resultado no banco de registradores.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Portanto, a operação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 escrita foram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execu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tadas de maneira correta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0C7317C7" w14:textId="31F788A0" w:rsidR="00864FEA" w:rsidRDefault="00864FEA" w:rsidP="00864FEA">
      <w:pPr>
        <w:spacing w:after="0" w:line="276" w:lineRule="auto"/>
        <w:jc w:val="both"/>
        <w:rPr>
          <w:noProof/>
          <w:color w:val="000000"/>
        </w:rPr>
      </w:pPr>
    </w:p>
    <w:p w14:paraId="50ED4E32" w14:textId="77777777" w:rsidR="00864FEA" w:rsidRDefault="00864FEA" w:rsidP="00864FEA">
      <w:pPr>
        <w:keepNext/>
        <w:spacing w:after="0" w:line="276" w:lineRule="auto"/>
        <w:jc w:val="center"/>
      </w:pPr>
      <w:r>
        <w:rPr>
          <w:noProof/>
          <w:color w:val="000000"/>
          <w:lang w:eastAsia="zh-CN" w:bidi="hi-IN"/>
        </w:rPr>
        <w:drawing>
          <wp:inline distT="0" distB="0" distL="0" distR="0" wp14:anchorId="3AF32F3D" wp14:editId="668FC67D">
            <wp:extent cx="5511800" cy="1653540"/>
            <wp:effectExtent l="0" t="0" r="0" b="3810"/>
            <wp:docPr id="47" name="Imagem 47" descr="https://lh6.googleusercontent.com/RRd7GMCotF5YKCECnxgp4DcwKSWPZ74ZZQ0FNaOZIi8FIPHn-iQJcgDTR1vRIS4JmxRsraruRgUcG4PhoNGPG0vcJQG42mhRqOGhVXZtOeVvZIam2lm_6yW-g2dSTmJ7d7M5Vp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RRd7GMCotF5YKCECnxgp4DcwKSWPZ74ZZQ0FNaOZIi8FIPHn-iQJcgDTR1vRIS4JmxRsraruRgUcG4PhoNGPG0vcJQG42mhRqOGhVXZtOeVvZIam2lm_6yW-g2dSTmJ7d7M5Vphc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78"/>
                    <a:stretch/>
                  </pic:blipFill>
                  <pic:spPr bwMode="auto">
                    <a:xfrm>
                      <a:off x="0" y="0"/>
                      <a:ext cx="55118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B6AD8" w14:textId="6B7FF96A" w:rsidR="00864FEA" w:rsidRPr="003F45ED" w:rsidRDefault="00864FEA" w:rsidP="00864FEA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3F45ED">
        <w:rPr>
          <w:color w:val="auto"/>
        </w:rPr>
        <w:t xml:space="preserve">Figura </w:t>
      </w:r>
      <w:r w:rsidRPr="003F45ED">
        <w:rPr>
          <w:color w:val="auto"/>
        </w:rPr>
        <w:fldChar w:fldCharType="begin"/>
      </w:r>
      <w:r w:rsidRPr="003F45ED">
        <w:rPr>
          <w:color w:val="auto"/>
        </w:rPr>
        <w:instrText xml:space="preserve"> SEQ Figura \* ARABIC </w:instrText>
      </w:r>
      <w:r w:rsidRPr="003F45ED">
        <w:rPr>
          <w:color w:val="auto"/>
        </w:rPr>
        <w:fldChar w:fldCharType="separate"/>
      </w:r>
      <w:r w:rsidR="002C5E4A" w:rsidRPr="003F45ED">
        <w:rPr>
          <w:noProof/>
          <w:color w:val="auto"/>
        </w:rPr>
        <w:t>7</w:t>
      </w:r>
      <w:r w:rsidRPr="003F45ED">
        <w:rPr>
          <w:color w:val="auto"/>
        </w:rPr>
        <w:fldChar w:fldCharType="end"/>
      </w:r>
      <w:r w:rsidR="00D76575" w:rsidRPr="003F45ED">
        <w:rPr>
          <w:color w:val="auto"/>
        </w:rPr>
        <w:t>.1</w:t>
      </w:r>
      <w:r w:rsidRPr="003F45ED">
        <w:rPr>
          <w:color w:val="auto"/>
        </w:rPr>
        <w:t xml:space="preserve"> - </w:t>
      </w:r>
      <w:proofErr w:type="spellStart"/>
      <w:r w:rsidRPr="003F45ED">
        <w:rPr>
          <w:color w:val="auto"/>
        </w:rPr>
        <w:t>slt.mif</w:t>
      </w:r>
      <w:proofErr w:type="spellEnd"/>
    </w:p>
    <w:p w14:paraId="720CA027" w14:textId="718B24C2" w:rsidR="00D76575" w:rsidRDefault="009F18CD" w:rsidP="00D76575">
      <w:pPr>
        <w:keepNext/>
      </w:pPr>
      <w:r>
        <w:rPr>
          <w:noProof/>
          <w:color w:val="000000"/>
          <w:lang w:eastAsia="zh-CN" w:bidi="hi-IN"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20E2A48" wp14:editId="411BEED6">
                <wp:simplePos x="0" y="0"/>
                <wp:positionH relativeFrom="column">
                  <wp:posOffset>4108905</wp:posOffset>
                </wp:positionH>
                <wp:positionV relativeFrom="paragraph">
                  <wp:posOffset>752485</wp:posOffset>
                </wp:positionV>
                <wp:extent cx="541440" cy="24480"/>
                <wp:effectExtent l="57150" t="95250" r="106680" b="12827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1440" cy="244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193247" id="Tinta 52" o:spid="_x0000_s1026" type="#_x0000_t75" style="position:absolute;margin-left:320.7pt;margin-top:53.5pt;width:48.3pt;height:1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">
                <v:imagedata r:id="rId4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4C4B121" wp14:editId="26523B0D">
                <wp:simplePos x="0" y="0"/>
                <wp:positionH relativeFrom="column">
                  <wp:posOffset>1053585</wp:posOffset>
                </wp:positionH>
                <wp:positionV relativeFrom="paragraph">
                  <wp:posOffset>304285</wp:posOffset>
                </wp:positionV>
                <wp:extent cx="388800" cy="8280"/>
                <wp:effectExtent l="57150" t="95250" r="106680" b="125095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88800" cy="82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6BB74E" id="Tinta 51" o:spid="_x0000_s1026" type="#_x0000_t75" style="position:absolute;margin-left:80.1pt;margin-top:18.3pt;width:36.25pt;height:1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">
                <v:imagedata r:id="rId51" o:title=""/>
              </v:shape>
            </w:pict>
          </mc:Fallback>
        </mc:AlternateContent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43683F0E" wp14:editId="1147C418">
            <wp:extent cx="2743200" cy="3573780"/>
            <wp:effectExtent l="0" t="0" r="0" b="7620"/>
            <wp:docPr id="48" name="Imagem 48" descr="https://lh6.googleusercontent.com/uLPhF6SK3_-w51xq6U1-PunNSIRyoLzZaIwVocVIuqpavQ0TFVf8fD8zac9kzBAasDkDyUtUootHwMT9cb9Vu-kiTXrec_45iiKGtcmWXPZUR33vlrC08wbTJGwAlN_jppIoyh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LPhF6SK3_-w51xq6U1-PunNSIRyoLzZaIwVocVIuqpavQ0TFVf8fD8zac9kzBAasDkDyUtUootHwMT9cb9Vu-kiTXrec_45iiKGtcmWXPZUR33vlrC08wbTJGwAlN_jppIoyhh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575">
        <w:rPr>
          <w:noProof/>
          <w:color w:val="000000"/>
          <w:lang w:eastAsia="zh-CN" w:bidi="hi-IN"/>
        </w:rPr>
        <w:drawing>
          <wp:inline distT="0" distB="0" distL="0" distR="0" wp14:anchorId="1CBCCED4" wp14:editId="125756BD">
            <wp:extent cx="2331720" cy="3566160"/>
            <wp:effectExtent l="0" t="0" r="0" b="0"/>
            <wp:docPr id="49" name="Imagem 49" descr="https://lh4.googleusercontent.com/xqDEjDPQMN9B5H9xspot6pSaXXY9GE6E5cZ9meZyLn0CaRPRBCXSdSsrePpQZRhfXC1wiEVDdv2cQ7uqbaC2cIhP3Pf3syGCFvbxtgYBf0Dm7eKWPOKHrkqJznlAur6spN3H2l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xqDEjDPQMN9B5H9xspot6pSaXXY9GE6E5cZ9meZyLn0CaRPRBCXSdSsrePpQZRhfXC1wiEVDdv2cQ7uqbaC2cIhP3Pf3syGCFvbxtgYBf0Dm7eKWPOKHrkqJznlAur6spN3H2lvX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56CB" w14:textId="2A6489EF" w:rsidR="00D76575" w:rsidRPr="003F45ED" w:rsidRDefault="00D76575" w:rsidP="00D76575">
      <w:pPr>
        <w:pStyle w:val="Caption"/>
        <w:jc w:val="center"/>
        <w:rPr>
          <w:color w:val="auto"/>
        </w:rPr>
      </w:pPr>
      <w:r w:rsidRPr="003F45ED">
        <w:rPr>
          <w:color w:val="auto"/>
        </w:rPr>
        <w:t>Figura 7.2 - Banco de registrador inicialmente                         Figura 7.3 - Banco de registradores após a instrução 0x0</w:t>
      </w:r>
    </w:p>
    <w:p w14:paraId="108ABBCF" w14:textId="7322F802" w:rsidR="009F18CD" w:rsidRDefault="009F18CD" w:rsidP="009F18CD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9155CC" wp14:editId="12C5D6AC">
                <wp:simplePos x="0" y="0"/>
                <wp:positionH relativeFrom="column">
                  <wp:posOffset>1145025</wp:posOffset>
                </wp:positionH>
                <wp:positionV relativeFrom="paragraph">
                  <wp:posOffset>580250</wp:posOffset>
                </wp:positionV>
                <wp:extent cx="465120" cy="16920"/>
                <wp:effectExtent l="57150" t="95250" r="106680" b="135890"/>
                <wp:wrapNone/>
                <wp:docPr id="53" name="Tint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5120" cy="16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474089" id="Tinta 53" o:spid="_x0000_s1026" type="#_x0000_t75" style="position:absolute;margin-left:87.3pt;margin-top:40.35pt;width:42.25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">
                <v:imagedata r:id="rId55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4DD841E0" wp14:editId="7C640F67">
            <wp:extent cx="1981200" cy="2880360"/>
            <wp:effectExtent l="0" t="0" r="0" b="0"/>
            <wp:docPr id="50" name="Imagem 50" descr="https://lh6.googleusercontent.com/Oy_tUENE8nB0OB4zoA6DU0nqbZ80rJqnDij2krZOgvyd4vN-oy9OEGIQMoTE4672_AY7LikqcSppTt4QxiS4-66JwQZRf0Rp9tiSBklJlNyy_fbuYG4e5UvviTbtFsCnq_Ocga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Oy_tUENE8nB0OB4zoA6DU0nqbZ80rJqnDij2krZOgvyd4vN-oy9OEGIQMoTE4672_AY7LikqcSppTt4QxiS4-66JwQZRf0Rp9tiSBklJlNyy_fbuYG4e5UvviTbtFsCnq_Ocgan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8B07" w14:textId="5EA24B72" w:rsidR="00960BC4" w:rsidRPr="003F45ED" w:rsidRDefault="009F18CD" w:rsidP="00444E9E">
      <w:pPr>
        <w:pStyle w:val="Caption"/>
        <w:rPr>
          <w:color w:val="auto"/>
        </w:rPr>
      </w:pPr>
      <w:r w:rsidRPr="003F45ED">
        <w:rPr>
          <w:color w:val="auto"/>
        </w:rPr>
        <w:t>Figura 7.4 - Banco de registradores após a instrução 0x2</w:t>
      </w:r>
    </w:p>
    <w:p w14:paraId="07E516A8" w14:textId="6BBAC348" w:rsidR="00960BC4" w:rsidRPr="000D26EE" w:rsidRDefault="00960BC4" w:rsidP="00960BC4">
      <w:pPr>
        <w:pStyle w:val="Heading4"/>
        <w:spacing w:before="280" w:beforeAutospacing="0" w:after="80" w:afterAutospacing="0"/>
        <w:jc w:val="both"/>
      </w:pPr>
      <w:proofErr w:type="spellStart"/>
      <w:r w:rsidRPr="000D26EE">
        <w:rPr>
          <w:bCs w:val="0"/>
        </w:rPr>
        <w:t>Addi</w:t>
      </w:r>
      <w:proofErr w:type="spellEnd"/>
      <w:r w:rsidRPr="000D26EE">
        <w:rPr>
          <w:bCs w:val="0"/>
        </w:rPr>
        <w:t xml:space="preserve"> - </w:t>
      </w:r>
      <w:proofErr w:type="spellStart"/>
      <w:r w:rsidRPr="000D26EE">
        <w:rPr>
          <w:bCs w:val="0"/>
        </w:rPr>
        <w:t>Add</w:t>
      </w:r>
      <w:proofErr w:type="spellEnd"/>
      <w:r w:rsidRPr="000D26EE">
        <w:rPr>
          <w:bCs w:val="0"/>
        </w:rPr>
        <w:t xml:space="preserve"> </w:t>
      </w:r>
      <w:proofErr w:type="spellStart"/>
      <w:r w:rsidRPr="000D26EE">
        <w:rPr>
          <w:bCs w:val="0"/>
        </w:rPr>
        <w:t>Immediate</w:t>
      </w:r>
      <w:proofErr w:type="spellEnd"/>
      <w:r w:rsidRPr="000D26EE">
        <w:rPr>
          <w:bCs w:val="0"/>
        </w:rPr>
        <w:t xml:space="preserve"> </w:t>
      </w:r>
    </w:p>
    <w:p w14:paraId="7AA2DB48" w14:textId="7FCC3056" w:rsidR="00960BC4" w:rsidRDefault="00960BC4" w:rsidP="00960BC4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inst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rução utilizada foi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addi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$0x9 $0x9 0x2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 simulação está correta, pois nota-se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figura do banco de registradores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após a instrução ser executada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somado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valor imediato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0x2 com o conteúdo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 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registrador $0x9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foi escrito tal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resul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tado nesse mesmo registrador destino (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inicialmente continha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0x9</w:t>
      </w:r>
      <w:r w:rsidR="005941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após a operação contém o valor</w:t>
      </w:r>
      <w:r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0xB</w:t>
      </w:r>
      <w:r w:rsidRPr="00960BC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  <w:r w:rsidR="00C52907" w:rsidRP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Portanto</w:t>
      </w:r>
      <w:r w:rsidR="00C5290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a soma está correta e a escrita no registrador também.</w:t>
      </w:r>
      <w:r w:rsidR="00C52907">
        <w:rPr>
          <w:rFonts w:ascii="Times New Roman" w:eastAsia="Times New Roman" w:hAnsi="Times New Roman" w:cs="Times New Roman"/>
          <w:color w:val="000000"/>
          <w:lang w:eastAsia="pt-BR"/>
        </w:rPr>
        <w:t xml:space="preserve"> </w:t>
      </w:r>
    </w:p>
    <w:p w14:paraId="6A0CDF80" w14:textId="0AE719BB" w:rsidR="00C52907" w:rsidRDefault="00C52907" w:rsidP="00960BC4">
      <w:pPr>
        <w:spacing w:line="276" w:lineRule="auto"/>
        <w:jc w:val="both"/>
        <w:rPr>
          <w:noProof/>
          <w:color w:val="000000"/>
        </w:rPr>
      </w:pPr>
    </w:p>
    <w:p w14:paraId="3AB30D79" w14:textId="77777777" w:rsidR="00C52907" w:rsidRDefault="00C52907" w:rsidP="00C52907">
      <w:pPr>
        <w:keepNext/>
        <w:spacing w:line="276" w:lineRule="auto"/>
        <w:jc w:val="center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14B85EFB" wp14:editId="3391A7DB">
            <wp:extent cx="5074920" cy="1535544"/>
            <wp:effectExtent l="0" t="0" r="0" b="7620"/>
            <wp:docPr id="54" name="Imagem 54" descr="https://lh4.googleusercontent.com/MWnFyHt_-7z288VlhQLTQhiK7DS_LsSxPwU7eWwcd1TReBXjvXeYmktS199m6cWPPaIbqdPCMRmWs2Aw0-Z76smeb-toSbph5sDiuWDUMuAZ4cO51rXFtaW9HheiUSi1Lci3chJ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MWnFyHt_-7z288VlhQLTQhiK7DS_LsSxPwU7eWwcd1TReBXjvXeYmktS199m6cWPPaIbqdPCMRmWs2Aw0-Z76smeb-toSbph5sDiuWDUMuAZ4cO51rXFtaW9HheiUSi1Lci3chJB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55"/>
                    <a:stretch/>
                  </pic:blipFill>
                  <pic:spPr bwMode="auto">
                    <a:xfrm>
                      <a:off x="0" y="0"/>
                      <a:ext cx="5096976" cy="154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A810" w14:textId="504AD601" w:rsidR="00C52907" w:rsidRPr="003F45ED" w:rsidRDefault="00C52907" w:rsidP="00C52907">
      <w:pPr>
        <w:pStyle w:val="Caption"/>
        <w:jc w:val="center"/>
        <w:rPr>
          <w:color w:val="auto"/>
        </w:rPr>
      </w:pPr>
      <w:r w:rsidRPr="003F45ED">
        <w:rPr>
          <w:color w:val="auto"/>
        </w:rPr>
        <w:t xml:space="preserve">Figura 8.1 - </w:t>
      </w:r>
      <w:proofErr w:type="spellStart"/>
      <w:r w:rsidRPr="003F45ED">
        <w:rPr>
          <w:color w:val="auto"/>
        </w:rPr>
        <w:t>addi.mif</w:t>
      </w:r>
      <w:proofErr w:type="spellEnd"/>
    </w:p>
    <w:p w14:paraId="77352E14" w14:textId="09DD798E" w:rsidR="00C52907" w:rsidRDefault="00C52907" w:rsidP="00C52907">
      <w:pPr>
        <w:keepNext/>
      </w:pP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8CE50D" wp14:editId="139F1099">
                <wp:simplePos x="0" y="0"/>
                <wp:positionH relativeFrom="column">
                  <wp:posOffset>3659625</wp:posOffset>
                </wp:positionH>
                <wp:positionV relativeFrom="paragraph">
                  <wp:posOffset>493215</wp:posOffset>
                </wp:positionV>
                <wp:extent cx="404280" cy="360"/>
                <wp:effectExtent l="57150" t="114300" r="110490" b="133350"/>
                <wp:wrapNone/>
                <wp:docPr id="58" name="Tint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428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B3565E" id="Tinta 58" o:spid="_x0000_s1026" type="#_x0000_t75" style="position:absolute;margin-left:285.3pt;margin-top:33.2pt;width:37.5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">
                <v:imagedata r:id="rId59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D764167" wp14:editId="1A15C577">
                <wp:simplePos x="0" y="0"/>
                <wp:positionH relativeFrom="column">
                  <wp:posOffset>969705</wp:posOffset>
                </wp:positionH>
                <wp:positionV relativeFrom="paragraph">
                  <wp:posOffset>277575</wp:posOffset>
                </wp:positionV>
                <wp:extent cx="358560" cy="18000"/>
                <wp:effectExtent l="57150" t="95250" r="99060" b="134620"/>
                <wp:wrapNone/>
                <wp:docPr id="57" name="Tint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8560" cy="180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1A8A74" id="Tinta 57" o:spid="_x0000_s1026" type="#_x0000_t75" style="position:absolute;margin-left:73.5pt;margin-top:16.2pt;width:33.9pt;height:1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">
                <v:imagedata r:id="rId61" o:title=""/>
              </v:shape>
            </w:pict>
          </mc:Fallback>
        </mc:AlternateContent>
      </w:r>
      <w:r>
        <w:rPr>
          <w:noProof/>
          <w:color w:val="000000"/>
          <w:lang w:eastAsia="zh-CN" w:bidi="hi-IN"/>
        </w:rPr>
        <w:drawing>
          <wp:inline distT="0" distB="0" distL="0" distR="0" wp14:anchorId="50DA09A4" wp14:editId="0A12E523">
            <wp:extent cx="2567940" cy="3406140"/>
            <wp:effectExtent l="0" t="0" r="3810" b="3810"/>
            <wp:docPr id="55" name="Imagem 55" descr="https://lh3.googleusercontent.com/Naq0DOdc9_glniMGgSCsGTRNnduCvex6SeA8BIVYCKrrD7xFurwo-tb6XUoZWLpqPGxEQ4WnyZej_SYd-z5NEwzg6jxNNLl5teUGuFmeug0hxzvDmPgLsGPSBmBVi9C3AYutJ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Naq0DOdc9_glniMGgSCsGTRNnduCvex6SeA8BIVYCKrrD7xFurwo-tb6XUoZWLpqPGxEQ4WnyZej_SYd-z5NEwzg6jxNNLl5teUGuFmeug0hxzvDmPgLsGPSBmBVi9C3AYutJ90A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907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D06429F" wp14:editId="2FD3C2E4">
            <wp:extent cx="2674620" cy="3390900"/>
            <wp:effectExtent l="0" t="0" r="0" b="0"/>
            <wp:docPr id="56" name="Imagem 56" descr="https://lh6.googleusercontent.com/chWopdvIfObT-hPxtSVeP8UFC3pLF2fszCilyelJtggtsccMQMbVlE4r2JWu8t6d8WvIFdI7k1wf71Nv2R5UWUKlo1QTNt0tbkexr2XjyDqCyt0Oq3inqBv05UDlgIPoe7P7jz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chWopdvIfObT-hPxtSVeP8UFC3pLF2fszCilyelJtggtsccMQMbVlE4r2JWu8t6d8WvIFdI7k1wf71Nv2R5UWUKlo1QTNt0tbkexr2XjyDqCyt0Oq3inqBv05UDlgIPoe7P7jz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3155" w14:textId="5EE5F270" w:rsidR="00C52907" w:rsidRPr="003F45ED" w:rsidRDefault="00C52907" w:rsidP="00C52907">
      <w:pPr>
        <w:pStyle w:val="Caption"/>
        <w:rPr>
          <w:color w:val="auto"/>
        </w:rPr>
      </w:pPr>
      <w:r w:rsidRPr="003F45ED">
        <w:rPr>
          <w:color w:val="auto"/>
        </w:rPr>
        <w:t>Figura 8.2 - Banco de registradores inicialmente                    Figura 8.3 - Banco de registradores após a operação</w:t>
      </w:r>
    </w:p>
    <w:p w14:paraId="0859444B" w14:textId="78FFDEA1" w:rsidR="00C52907" w:rsidRDefault="00C52907" w:rsidP="00C52907">
      <w:pPr>
        <w:spacing w:line="276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0B0CD1DC" w14:textId="2A675402" w:rsidR="00717D99" w:rsidRPr="000D26EE" w:rsidRDefault="000D26EE" w:rsidP="00C52907">
      <w:pPr>
        <w:spacing w:line="276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D26EE">
        <w:rPr>
          <w:rFonts w:ascii="Times New Roman" w:hAnsi="Times New Roman" w:cs="Times New Roman"/>
          <w:b/>
          <w:noProof/>
          <w:sz w:val="24"/>
          <w:szCs w:val="24"/>
        </w:rPr>
        <w:t>Observações</w:t>
      </w:r>
      <w:r w:rsidR="009902E9" w:rsidRPr="000D26EE">
        <w:rPr>
          <w:rFonts w:ascii="Times New Roman" w:hAnsi="Times New Roman" w:cs="Times New Roman"/>
          <w:b/>
          <w:noProof/>
          <w:sz w:val="24"/>
          <w:szCs w:val="24"/>
        </w:rPr>
        <w:t>:</w:t>
      </w:r>
    </w:p>
    <w:p w14:paraId="682A81BC" w14:textId="5175156B" w:rsidR="003F45ED" w:rsidRDefault="00444E9E" w:rsidP="00077EC9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Como as instruções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and, or, sll, slt </w:t>
      </w:r>
      <w:r>
        <w:rPr>
          <w:rFonts w:ascii="Times New Roman" w:hAnsi="Times New Roman" w:cs="Times New Roman"/>
          <w:noProof/>
          <w:sz w:val="24"/>
          <w:szCs w:val="24"/>
        </w:rPr>
        <w:t>e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srl </w:t>
      </w:r>
      <w:r>
        <w:rPr>
          <w:rFonts w:ascii="Times New Roman" w:hAnsi="Times New Roman" w:cs="Times New Roman"/>
          <w:noProof/>
          <w:sz w:val="24"/>
          <w:szCs w:val="24"/>
        </w:rPr>
        <w:t>são do tipo r-</w:t>
      </w:r>
      <w:r w:rsidR="0078409D">
        <w:rPr>
          <w:rFonts w:ascii="Times New Roman" w:hAnsi="Times New Roman" w:cs="Times New Roman"/>
          <w:noProof/>
          <w:sz w:val="24"/>
          <w:szCs w:val="24"/>
        </w:rPr>
        <w:t xml:space="preserve">format,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as imagens das waves foram omitidas, para o relatório não ficar extenso e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porque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os formatos de ondas são  parecidas, apenas mudando o AluResult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e o AluOp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, e os sinais RegDst e RegWrite ficam ativo alto para indicar escrita no 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banco de 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registrador</w:t>
      </w:r>
      <w:r w:rsidR="0078409D">
        <w:rPr>
          <w:rFonts w:ascii="Times New Roman" w:hAnsi="Times New Roman" w:cs="Times New Roman"/>
          <w:noProof/>
          <w:color w:val="000000"/>
          <w:sz w:val="24"/>
          <w:szCs w:val="24"/>
        </w:rPr>
        <w:t>es</w:t>
      </w:r>
      <w:r w:rsidR="0078409D" w:rsidRPr="007E54FC">
        <w:rPr>
          <w:rFonts w:ascii="Times New Roman" w:hAnsi="Times New Roman" w:cs="Times New Roman"/>
          <w:noProof/>
          <w:color w:val="000000"/>
          <w:sz w:val="24"/>
          <w:szCs w:val="24"/>
        </w:rPr>
        <w:t>. Em caso de dúvidas, as imagens estarão no Apêndice.</w:t>
      </w:r>
    </w:p>
    <w:p w14:paraId="13C39984" w14:textId="77777777" w:rsidR="003F45ED" w:rsidRDefault="003F45ED">
      <w:pPr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br w:type="page"/>
      </w:r>
    </w:p>
    <w:p w14:paraId="57CC3E0B" w14:textId="77777777" w:rsidR="0078409D" w:rsidRPr="00077EC9" w:rsidRDefault="0078409D" w:rsidP="00077EC9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19ED74AC" w14:textId="67F1EA5C" w:rsidR="0078409D" w:rsidRPr="0078409D" w:rsidRDefault="0078409D" w:rsidP="000D26EE">
      <w:pPr>
        <w:pStyle w:val="Heading1"/>
        <w:numPr>
          <w:ilvl w:val="0"/>
          <w:numId w:val="10"/>
        </w:numPr>
        <w:spacing w:line="360" w:lineRule="auto"/>
        <w:ind w:left="284" w:hanging="284"/>
        <w:rPr>
          <w:b/>
          <w:bCs/>
          <w:sz w:val="48"/>
          <w:szCs w:val="48"/>
          <w:lang w:eastAsia="pt-BR"/>
        </w:rPr>
      </w:pPr>
      <w:bookmarkStart w:id="18" w:name="_Toc486445807"/>
      <w:r w:rsidRPr="0078409D">
        <w:rPr>
          <w:lang w:eastAsia="pt-BR"/>
        </w:rPr>
        <w:t>Vetor - Implementação e Simulação</w:t>
      </w:r>
      <w:bookmarkEnd w:id="18"/>
    </w:p>
    <w:p w14:paraId="45A1B0C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lang w:eastAsia="pt-BR"/>
        </w:rPr>
        <w:tab/>
      </w: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vetor que foi utilizado para esta atividade foi o seguinte:</w:t>
      </w:r>
    </w:p>
    <w:p w14:paraId="67073794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5058" w:type="dxa"/>
        <w:tblInd w:w="7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843"/>
        <w:gridCol w:w="843"/>
        <w:gridCol w:w="843"/>
        <w:gridCol w:w="843"/>
        <w:gridCol w:w="843"/>
      </w:tblGrid>
      <w:tr w:rsidR="0078409D" w:rsidRPr="0078409D" w14:paraId="342A9BCC" w14:textId="77777777" w:rsidTr="0078409D">
        <w:trPr>
          <w:trHeight w:val="4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C0395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2244C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76827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3736A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F7BC8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C6C11" w14:textId="77777777" w:rsidR="0078409D" w:rsidRPr="0078409D" w:rsidRDefault="0078409D" w:rsidP="002C5E4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8409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</w:tbl>
    <w:p w14:paraId="61A7AFDB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14:paraId="79126116" w14:textId="77777777" w:rsidR="0078409D" w:rsidRPr="0078409D" w:rsidRDefault="0078409D" w:rsidP="0078409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Para a execução desta etapa foram utilizados, como auxiliares, os registradores $0x8 - $0xE, em que:</w:t>
      </w:r>
    </w:p>
    <w:p w14:paraId="512384D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$0x8 - recebe sempre o valor do vetor lido da memória.</w:t>
      </w:r>
    </w:p>
    <w:p w14:paraId="5AAC5C6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$0x9 - recebe o tamanho do vetor, no caso 6. </w:t>
      </w:r>
    </w:p>
    <w:p w14:paraId="21621159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$0xA - guarda o somatório.</w:t>
      </w:r>
    </w:p>
    <w:p w14:paraId="4A4037B5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$0xB - guarda o valor mínimo.</w:t>
      </w:r>
    </w:p>
    <w:p w14:paraId="1CA5F352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$0xC - guarda o valor máximo</w:t>
      </w:r>
    </w:p>
    <w:p w14:paraId="25745F17" w14:textId="77777777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$0xD - contém o contador para a quantidade de posições lidas.</w:t>
      </w:r>
    </w:p>
    <w:p w14:paraId="7C70C813" w14:textId="69468CA3" w:rsidR="0078409D" w:rsidRPr="0078409D" w:rsidRDefault="0078409D" w:rsidP="0078409D">
      <w:pPr>
        <w:numPr>
          <w:ilvl w:val="0"/>
          <w:numId w:val="9"/>
        </w:num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$0xE - recebe apenas 1 ou 0 para comparações de mínimo e máxim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14:paraId="479F6DA6" w14:textId="7E95CD0D" w:rsidR="0078409D" w:rsidRPr="0078409D" w:rsidRDefault="0078409D" w:rsidP="0078409D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Abaixo seguem as imagens das instruções, estado dos registradores e memória; comentários mais detalhados em relação a cada operação estão presentes no arquivo</w:t>
      </w:r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7840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vetor.mif</w:t>
      </w:r>
      <w:proofErr w:type="spellEnd"/>
      <w:r w:rsidRPr="0078409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8C1F2C8" w14:textId="77777777" w:rsidR="0078409D" w:rsidRDefault="0078409D" w:rsidP="0078409D">
      <w:pPr>
        <w:keepNext/>
        <w:spacing w:line="276" w:lineRule="auto"/>
      </w:pPr>
      <w:r>
        <w:rPr>
          <w:noProof/>
          <w:color w:val="000000"/>
          <w:lang w:eastAsia="zh-CN" w:bidi="hi-IN"/>
        </w:rPr>
        <w:drawing>
          <wp:inline distT="0" distB="0" distL="0" distR="0" wp14:anchorId="610D8968" wp14:editId="4E19A492">
            <wp:extent cx="5651140" cy="2164080"/>
            <wp:effectExtent l="0" t="0" r="6985" b="7620"/>
            <wp:docPr id="59" name="Imagem 59" descr="https://lh4.googleusercontent.com/Fj5FRKlCqr2gzyTG6n6oc5btYST-_j5NWm3FvxAlHPVgj1NlTl0gGsdm9mOIlUrb7JUTJ82q5OTAmaB6Zq6gnML0o0JiWPB8tBNievJ4D8tY1v9GkKqk7bFenilmEcrc_qJzr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Fj5FRKlCqr2gzyTG6n6oc5btYST-_j5NWm3FvxAlHPVgj1NlTl0gGsdm9mOIlUrb7JUTJ82q5OTAmaB6Zq6gnML0o0JiWPB8tBNievJ4D8tY1v9GkKqk7bFenilmEcrc_qJzrc4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32"/>
                    <a:stretch/>
                  </pic:blipFill>
                  <pic:spPr bwMode="auto">
                    <a:xfrm>
                      <a:off x="0" y="0"/>
                      <a:ext cx="5666109" cy="21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9F7F" w14:textId="7200DDAB" w:rsidR="0078409D" w:rsidRDefault="0078409D" w:rsidP="0078409D">
      <w:pPr>
        <w:pStyle w:val="Caption"/>
        <w:jc w:val="center"/>
      </w:pPr>
      <w:r>
        <w:t xml:space="preserve">Figura 9 - </w:t>
      </w:r>
      <w:proofErr w:type="spellStart"/>
      <w:r>
        <w:t>vetor.mif</w:t>
      </w:r>
      <w:proofErr w:type="spellEnd"/>
    </w:p>
    <w:p w14:paraId="5A269AA3" w14:textId="77777777" w:rsidR="008D356C" w:rsidRDefault="008D356C" w:rsidP="008D356C">
      <w:pPr>
        <w:keepNext/>
        <w:spacing w:line="276" w:lineRule="auto"/>
      </w:pPr>
      <w:r>
        <w:rPr>
          <w:noProof/>
          <w:color w:val="000000"/>
          <w:lang w:eastAsia="zh-CN" w:bidi="hi-IN"/>
        </w:rPr>
        <w:lastRenderedPageBreak/>
        <w:drawing>
          <wp:inline distT="0" distB="0" distL="0" distR="0" wp14:anchorId="77989E2A" wp14:editId="34F8A70C">
            <wp:extent cx="2339340" cy="3688080"/>
            <wp:effectExtent l="0" t="0" r="3810" b="7620"/>
            <wp:docPr id="60" name="Imagem 60" descr="https://lh3.googleusercontent.com/zBECXVaQ27XaY4NRtNjuTXY5Zs9gVI-QLFOAeGfYelilo8Q6c7UHI70ad0J094BlZuWSN4cYvaPR-puZxTZwsFNBT4-IhlpmxVzqCVqHaBFTYHk8jXHQup-cH6NT52_4crpW66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zBECXVaQ27XaY4NRtNjuTXY5Zs9gVI-QLFOAeGfYelilo8Q6c7UHI70ad0J094BlZuWSN4cYvaPR-puZxTZwsFNBT4-IhlpmxVzqCVqHaBFTYHk8jXHQup-cH6NT52_4crpW66Cz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56C">
        <w:rPr>
          <w:noProof/>
          <w:color w:val="000000"/>
        </w:rPr>
        <w:t xml:space="preserve"> </w:t>
      </w:r>
      <w:r>
        <w:rPr>
          <w:noProof/>
          <w:color w:val="000000"/>
          <w:lang w:eastAsia="zh-CN" w:bidi="hi-IN"/>
        </w:rPr>
        <w:drawing>
          <wp:inline distT="0" distB="0" distL="0" distR="0" wp14:anchorId="7A612993" wp14:editId="029F057F">
            <wp:extent cx="2255520" cy="3634740"/>
            <wp:effectExtent l="0" t="0" r="0" b="3810"/>
            <wp:docPr id="61" name="Imagem 61" descr="https://lh5.googleusercontent.com/kE_FmjrUGkl86tIVdvnJhBIYa41SrIM_7CQBZfct9X2O-lqqXgYRn5RcEzK0jegrURXaaFqqW8i2hpqiBp1zgyROiOwGyOj4lfHvY9wt4JgtheChLEJCLIU-aM5pXer06ew_AT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kE_FmjrUGkl86tIVdvnJhBIYa41SrIM_7CQBZfct9X2O-lqqXgYRn5RcEzK0jegrURXaaFqqW8i2hpqiBp1zgyROiOwGyOj4lfHvY9wt4JgtheChLEJCLIU-aM5pXer06ew_ATT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B9BE" w14:textId="51338A6B" w:rsidR="008D356C" w:rsidRPr="003F45ED" w:rsidRDefault="008D356C" w:rsidP="008D356C">
      <w:pPr>
        <w:pStyle w:val="Caption"/>
        <w:ind w:firstLine="708"/>
        <w:rPr>
          <w:color w:val="auto"/>
        </w:rPr>
      </w:pPr>
      <w:r w:rsidRPr="003F45ED">
        <w:rPr>
          <w:color w:val="auto"/>
        </w:rPr>
        <w:t>Figura 10 –</w:t>
      </w:r>
      <w:r w:rsidR="00510840" w:rsidRPr="003F45ED">
        <w:rPr>
          <w:color w:val="auto"/>
        </w:rPr>
        <w:t xml:space="preserve"> Memó</w:t>
      </w:r>
      <w:r w:rsidRPr="003F45ED">
        <w:rPr>
          <w:color w:val="auto"/>
        </w:rPr>
        <w:t>ria</w:t>
      </w:r>
      <w:r w:rsidRPr="003F45ED">
        <w:rPr>
          <w:color w:val="auto"/>
        </w:rPr>
        <w:tab/>
      </w:r>
      <w:proofErr w:type="gramStart"/>
      <w:r w:rsidRPr="003F45ED">
        <w:rPr>
          <w:color w:val="auto"/>
        </w:rPr>
        <w:tab/>
      </w:r>
      <w:r w:rsidRPr="003F45ED">
        <w:rPr>
          <w:color w:val="auto"/>
        </w:rPr>
        <w:tab/>
        <w:t>Figura</w:t>
      </w:r>
      <w:proofErr w:type="gramEnd"/>
      <w:r w:rsidRPr="003F45ED">
        <w:rPr>
          <w:color w:val="auto"/>
        </w:rPr>
        <w:t xml:space="preserve"> 11 - Banco de registrador inicial</w:t>
      </w:r>
    </w:p>
    <w:p w14:paraId="2B4CCF60" w14:textId="77777777" w:rsidR="002C5E4A" w:rsidRDefault="008D356C" w:rsidP="002C5E4A">
      <w:pPr>
        <w:keepNext/>
      </w:pPr>
      <w:r>
        <w:rPr>
          <w:noProof/>
          <w:color w:val="000000"/>
          <w:lang w:eastAsia="zh-CN" w:bidi="hi-IN"/>
        </w:rPr>
        <w:drawing>
          <wp:inline distT="0" distB="0" distL="0" distR="0" wp14:anchorId="2CBE41F7" wp14:editId="19F55ABA">
            <wp:extent cx="2240280" cy="3131820"/>
            <wp:effectExtent l="0" t="0" r="7620" b="0"/>
            <wp:docPr id="62" name="Imagem 62" descr="https://lh3.googleusercontent.com/b0JuPQvMejwhX84bNYYokvjQIpiwlrR7Clpws5cifCzcWDSaSYoADMD-kl0Pi_cc6RrP0Xrsk-qrqbVaiau6xfwxvlXdXUnfx9Gg1ZVlrMAC84DorcWjav-L1wG4owHlBadkIg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b0JuPQvMejwhX84bNYYokvjQIpiwlrR7Clpws5cifCzcWDSaSYoADMD-kl0Pi_cc6RrP0Xrsk-qrqbVaiau6xfwxvlXdXUnfx9Gg1ZVlrMAC84DorcWjav-L1wG4owHlBadkIgyM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2B8F" w14:textId="0F6C445C" w:rsidR="008D356C" w:rsidRPr="003F45ED" w:rsidRDefault="002C5E4A" w:rsidP="002C5E4A">
      <w:pPr>
        <w:pStyle w:val="Caption"/>
        <w:rPr>
          <w:color w:val="auto"/>
        </w:rPr>
      </w:pPr>
      <w:r w:rsidRPr="003F45ED">
        <w:rPr>
          <w:color w:val="auto"/>
        </w:rPr>
        <w:t>Figura 12 - Banco de registradores após a execução do programa</w:t>
      </w:r>
    </w:p>
    <w:p w14:paraId="47873D7C" w14:textId="21DD3E17" w:rsidR="002C5E4A" w:rsidRDefault="002C5E4A" w:rsidP="00D43D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Primeiramente, foi utilizado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colocar os valores do vetor em um registrador temporário e a instrução </w:t>
      </w:r>
      <w:proofErr w:type="spellStart"/>
      <w:r w:rsidRPr="002C5E4A">
        <w:rPr>
          <w:rFonts w:ascii="Times New Roman" w:hAnsi="Times New Roman" w:cs="Times New Roman"/>
          <w:i/>
          <w:sz w:val="24"/>
          <w:szCs w:val="24"/>
        </w:rPr>
        <w:t>store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escrever na memória esses valores,</w:t>
      </w:r>
      <w:r w:rsidR="00D43D70">
        <w:rPr>
          <w:rFonts w:ascii="Times New Roman" w:hAnsi="Times New Roman" w:cs="Times New Roman"/>
          <w:sz w:val="24"/>
          <w:szCs w:val="24"/>
        </w:rPr>
        <w:t xml:space="preserve"> a Figura – 10 mostra o estado da memória após a escrita de todos os valores.</w:t>
      </w:r>
    </w:p>
    <w:p w14:paraId="3FA3B486" w14:textId="21187675" w:rsidR="00D43D70" w:rsidRDefault="00D43D70" w:rsidP="00A372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Adiante, é feito um loop que irá percorrer o vetor na memória. Em cada execução do laço é carregado o valor da memória com a instrução </w:t>
      </w:r>
      <w:proofErr w:type="spellStart"/>
      <w:r w:rsidRPr="00D43D70">
        <w:rPr>
          <w:rFonts w:ascii="Times New Roman" w:hAnsi="Times New Roman" w:cs="Times New Roman"/>
          <w:i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são feitas as devidas comparações com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bne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slt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achar o valor máximo e mínimo, é usado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beq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 xml:space="preserve">para </w:t>
      </w:r>
      <w:r w:rsidR="0059410C">
        <w:rPr>
          <w:rFonts w:ascii="Times New Roman" w:hAnsi="Times New Roman" w:cs="Times New Roman"/>
          <w:sz w:val="24"/>
          <w:szCs w:val="24"/>
        </w:rPr>
        <w:lastRenderedPageBreak/>
        <w:t>sair do loop no momen</w:t>
      </w:r>
      <w:r w:rsidR="00510840">
        <w:rPr>
          <w:rFonts w:ascii="Times New Roman" w:hAnsi="Times New Roman" w:cs="Times New Roman"/>
          <w:sz w:val="24"/>
          <w:szCs w:val="24"/>
        </w:rPr>
        <w:t xml:space="preserve">to que o registrador $0xD for igual ao $0x9 (possui o tamanho do vetor), é somado em $0xA o valor da posição atual do </w:t>
      </w:r>
      <w:proofErr w:type="gramStart"/>
      <w:r w:rsidR="00510840">
        <w:rPr>
          <w:rFonts w:ascii="Times New Roman" w:hAnsi="Times New Roman" w:cs="Times New Roman"/>
          <w:sz w:val="24"/>
          <w:szCs w:val="24"/>
        </w:rPr>
        <w:t>vetor ,e</w:t>
      </w:r>
      <w:proofErr w:type="gramEnd"/>
      <w:r w:rsidR="00510840">
        <w:rPr>
          <w:rFonts w:ascii="Times New Roman" w:hAnsi="Times New Roman" w:cs="Times New Roman"/>
          <w:sz w:val="24"/>
          <w:szCs w:val="24"/>
        </w:rPr>
        <w:t xml:space="preserve"> é incrementado com o </w:t>
      </w:r>
      <w:proofErr w:type="spellStart"/>
      <w:r w:rsidR="00510840">
        <w:rPr>
          <w:rFonts w:ascii="Times New Roman" w:hAnsi="Times New Roman" w:cs="Times New Roman"/>
          <w:i/>
          <w:sz w:val="24"/>
          <w:szCs w:val="24"/>
        </w:rPr>
        <w:t>addi</w:t>
      </w:r>
      <w:proofErr w:type="spellEnd"/>
      <w:r w:rsidR="0051084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10840">
        <w:rPr>
          <w:rFonts w:ascii="Times New Roman" w:hAnsi="Times New Roman" w:cs="Times New Roman"/>
          <w:sz w:val="24"/>
          <w:szCs w:val="24"/>
        </w:rPr>
        <w:t>o valor do registrador $0xD que faz papel de contador.</w:t>
      </w:r>
    </w:p>
    <w:p w14:paraId="00DC5F31" w14:textId="4EA62929" w:rsidR="003F45ED" w:rsidRDefault="00510840" w:rsidP="00A37267">
      <w:pPr>
        <w:pStyle w:val="Caption"/>
        <w:spacing w:line="276" w:lineRule="auto"/>
        <w:jc w:val="both"/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No final, temos os valores indicado na Figura 12 - </w:t>
      </w:r>
      <w:r w:rsidR="004B0303" w:rsidRP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Banco de registradores após a execução do programa</w:t>
      </w:r>
      <w:r w:rsidR="004B03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Dessa forma, o programa e as instruções usadas nele estão corretas, pois no fim temos os valores esperados nos registradores </w:t>
      </w:r>
      <w:r w:rsidR="004B0303" w:rsidRP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$0x8 ao $0xE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. Observação, a imagem das </w:t>
      </w:r>
      <w:proofErr w:type="spellStart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waves</w:t>
      </w:r>
      <w:proofErr w:type="spellEnd"/>
      <w:r w:rsidR="004B030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 xml:space="preserve">está no Apêndice porque foram usadas muitas instruções e o como foram muitos ciclos de </w:t>
      </w:r>
      <w:proofErr w:type="spellStart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clock</w:t>
      </w:r>
      <w:proofErr w:type="spellEnd"/>
      <w:r w:rsidR="004B0303">
        <w:rPr>
          <w:rFonts w:ascii="Times New Roman" w:eastAsia="Times New Roman" w:hAnsi="Times New Roman" w:cs="Times New Roman"/>
          <w:i w:val="0"/>
          <w:color w:val="000000"/>
          <w:sz w:val="24"/>
          <w:szCs w:val="24"/>
          <w:lang w:eastAsia="pt-BR"/>
        </w:rPr>
        <w:t>, não cabe em uma única imagem.</w:t>
      </w:r>
    </w:p>
    <w:p w14:paraId="5F68B2F4" w14:textId="46089A45" w:rsidR="00510840" w:rsidRPr="003F45ED" w:rsidRDefault="003F45ED" w:rsidP="003F45ED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br w:type="page"/>
      </w:r>
    </w:p>
    <w:p w14:paraId="02DD2952" w14:textId="6BE1ACCB" w:rsidR="00A37267" w:rsidRPr="00077EC9" w:rsidRDefault="00F84949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19" w:name="_Toc486445808"/>
      <w:r>
        <w:lastRenderedPageBreak/>
        <w:t>Construção do P</w:t>
      </w:r>
      <w:r w:rsidR="00A37267" w:rsidRPr="00077EC9">
        <w:t>rojeto</w:t>
      </w:r>
      <w:bookmarkEnd w:id="19"/>
    </w:p>
    <w:p w14:paraId="64F45F2D" w14:textId="0347C617" w:rsidR="003F45ED" w:rsidRDefault="00A37267" w:rsidP="003F45ED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projeto pode ser reconstruído adicionando ao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Quartus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todos os arquivos de tipo VHD. Para a simulação geral das instruções, adicione também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 qual, há instruções em código de máquina para verificar o funcionamento de todas as novas instruções criadas. Caso queira simular as instruções separadamente, ao invés do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adicione o arquivo de </w:t>
      </w:r>
      <w:proofErr w:type="gram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formato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mif</w:t>
      </w:r>
      <w:proofErr w:type="spellEnd"/>
      <w:proofErr w:type="gram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cujo nome seja da instrução de interesse (por exemplo, para a instrução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deve-se adicionar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bne.mif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Caso queira a simulação do programa em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assembly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realiza operações a partir de um vetor, adicione o arquivo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vetor.mif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. </w:t>
      </w:r>
      <w:r w:rsidR="00244F9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Em seguida,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necessário importar o arquivo de tipo .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csv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que mapeia os pinos da placa corretamente, visto que foi adicionado uma chave que funciona como entrada de um multiplexador que seleciona o dado a ser apresentado no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display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A partir daí, já é possível executar a simulação normalmente. Todas as outras convenções adotadas são equivalentes a aquelas passadas em sala de aula.</w:t>
      </w:r>
      <w:bookmarkStart w:id="20" w:name="_GoBack"/>
      <w:bookmarkEnd w:id="20"/>
    </w:p>
    <w:p w14:paraId="3D2BE792" w14:textId="0A48D175" w:rsidR="00A37267" w:rsidRPr="003F45ED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42FA7C9F" w14:textId="44450D7E" w:rsidR="00077EC9" w:rsidRPr="00077EC9" w:rsidRDefault="00A37267" w:rsidP="000D26EE">
      <w:pPr>
        <w:pStyle w:val="Heading1"/>
        <w:numPr>
          <w:ilvl w:val="0"/>
          <w:numId w:val="10"/>
        </w:numPr>
        <w:spacing w:line="360" w:lineRule="auto"/>
        <w:ind w:left="284" w:hanging="284"/>
      </w:pPr>
      <w:bookmarkStart w:id="21" w:name="_Toc486445809"/>
      <w:r w:rsidRPr="00077EC9">
        <w:lastRenderedPageBreak/>
        <w:t>Considerações Finais</w:t>
      </w:r>
      <w:bookmarkEnd w:id="21"/>
    </w:p>
    <w:p w14:paraId="3AACD9C4" w14:textId="7DA8E9E7" w:rsidR="00A37267" w:rsidRDefault="00A37267" w:rsidP="00A37267">
      <w:pP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partir das simulações é possível observar que os resultados estão coerentes com o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funcionamento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esperado. Devido ao formato consistente e regular das instruções MIPS, foi possível sua descrição em VHDL de maneira factível, apesar de algumas dificuldades encontradas.</w:t>
      </w:r>
    </w:p>
    <w:p w14:paraId="0BFD0654" w14:textId="7771006F" w:rsidR="00A37267" w:rsidRP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Inicialmente, houve certo embaraço em relação à linguagem VHDL, pois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 consiste em uma linguagem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baixo nível e não sequencial. O restante dos contratempos baseou-se na adaptação da lógica para a implementação de algumas instruções, visto que este projeto é uma versão simplificada no processador MIPS e há limitações e distinções em comparação com o formato padrão proposto originalmente. Todos os obstáculos foram c</w:t>
      </w:r>
      <w:r w:rsidR="008B5C6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ontornados, com auxílio de livros e materiais passados em aula [1][2].</w:t>
      </w:r>
    </w:p>
    <w:p w14:paraId="5EC0EDB9" w14:textId="1C063DEA" w:rsidR="00A37267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das mudanças no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entidade top </w:t>
      </w:r>
      <w:proofErr w:type="spellStart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também foi alterada com relação ao último experimento entregue. Foram adicionados sinais internos para o auxílio </w:t>
      </w:r>
      <w:r w:rsidR="00F84949"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dos </w:t>
      </w:r>
      <w:proofErr w:type="spellStart"/>
      <w:r w:rsidR="00F84949"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port</w:t>
      </w:r>
      <w:proofErr w:type="spellEnd"/>
      <w:r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 xml:space="preserve"> </w:t>
      </w:r>
      <w:proofErr w:type="spellStart"/>
      <w:r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maps</w:t>
      </w:r>
      <w:proofErr w:type="spellEnd"/>
      <w:r w:rsidRPr="008B5C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,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os quais também foram modificados para a integração dos módulos. Ademais, </w:t>
      </w:r>
      <w:r w:rsidR="00F8494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foram acrescentados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uma chave e um multiplexador para selecionar a saída no display da placa.</w:t>
      </w:r>
    </w:p>
    <w:p w14:paraId="486DD5CF" w14:textId="7602F52A" w:rsidR="003F45ED" w:rsidRDefault="00A37267" w:rsidP="00A37267">
      <w:pPr>
        <w:spacing w:after="24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Desse modo, com os módulos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Ifetch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Idecode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Control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</w:t>
      </w:r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Execute, </w:t>
      </w:r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entidade top </w:t>
      </w:r>
      <w:proofErr w:type="spellStart"/>
      <w:r w:rsidR="00D3431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le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vel</w:t>
      </w:r>
      <w:proofErr w:type="spellEnd"/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a memória de dados </w:t>
      </w:r>
      <w:proofErr w:type="spellStart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Dmemory</w:t>
      </w:r>
      <w:proofErr w:type="spellEnd"/>
      <w:r w:rsidRPr="00A3726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 a memória de instrução </w:t>
      </w:r>
      <w:proofErr w:type="spellStart"/>
      <w:r w:rsidR="008B5C6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program.mif</w:t>
      </w:r>
      <w:proofErr w:type="spellEnd"/>
      <w:r w:rsidR="008B5C6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r w:rsidR="008B5C69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pt-BR"/>
        </w:rPr>
        <w:t>foi</w:t>
      </w:r>
      <w:r w:rsidR="008B5C6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realizada</w:t>
      </w:r>
      <w:r w:rsidRPr="00A3726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descrição do processador MIPS simplificado, de modo a cumprir com objetivo do projeto.</w:t>
      </w:r>
    </w:p>
    <w:p w14:paraId="2270B5F6" w14:textId="6B483F45" w:rsidR="009902E9" w:rsidRDefault="003F45ED" w:rsidP="003F45E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 w:type="page"/>
      </w:r>
    </w:p>
    <w:p w14:paraId="07354095" w14:textId="4BBFD686" w:rsidR="00077EC9" w:rsidRDefault="00077EC9" w:rsidP="00F84949">
      <w:pPr>
        <w:pStyle w:val="Heading1"/>
        <w:spacing w:line="360" w:lineRule="auto"/>
        <w:rPr>
          <w:lang w:eastAsia="pt-BR"/>
        </w:rPr>
      </w:pPr>
      <w:bookmarkStart w:id="22" w:name="_Toc486445810"/>
      <w:r>
        <w:rPr>
          <w:lang w:eastAsia="pt-BR"/>
        </w:rPr>
        <w:lastRenderedPageBreak/>
        <w:t>Referências</w:t>
      </w:r>
      <w:bookmarkEnd w:id="22"/>
    </w:p>
    <w:p w14:paraId="6C02B64C" w14:textId="258AE702" w:rsidR="00F84949" w:rsidRPr="00220390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[1] </w:t>
      </w:r>
      <w:r w:rsidRPr="00F84949">
        <w:rPr>
          <w:rFonts w:ascii="Times New Roman" w:hAnsi="Times New Roman" w:cs="Times New Roman"/>
          <w:sz w:val="22"/>
          <w:szCs w:val="22"/>
        </w:rPr>
        <w:t xml:space="preserve">D’Amore, R. VHDL: Descrição e Síntese de Circuitos Digitais. </w:t>
      </w:r>
      <w:r w:rsidRPr="00220390">
        <w:rPr>
          <w:rFonts w:ascii="Times New Roman" w:hAnsi="Times New Roman" w:cs="Times New Roman"/>
          <w:sz w:val="22"/>
          <w:szCs w:val="22"/>
          <w:lang w:val="en-US"/>
        </w:rPr>
        <w:t xml:space="preserve">LTC. 2005. </w:t>
      </w:r>
    </w:p>
    <w:p w14:paraId="54222BAB" w14:textId="1D9947DB" w:rsidR="003F45ED" w:rsidRDefault="00F84949" w:rsidP="00F84949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[2]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>Hamblen, J.O; Hall, T.S. &amp; Furman, M.D – Rapid Proto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typing of Digital Systems: SOPC </w:t>
      </w:r>
      <w:r w:rsidRPr="00F84949">
        <w:rPr>
          <w:rFonts w:ascii="Times New Roman" w:hAnsi="Times New Roman" w:cs="Times New Roman"/>
          <w:sz w:val="22"/>
          <w:szCs w:val="22"/>
          <w:lang w:val="en-US"/>
        </w:rPr>
        <w:t xml:space="preserve">Edition. </w:t>
      </w:r>
      <w:r w:rsidRPr="00220390">
        <w:rPr>
          <w:rFonts w:ascii="Times New Roman" w:hAnsi="Times New Roman" w:cs="Times New Roman"/>
          <w:sz w:val="22"/>
          <w:szCs w:val="22"/>
        </w:rPr>
        <w:t>Springer, 2008.</w:t>
      </w:r>
    </w:p>
    <w:p w14:paraId="7AE0D005" w14:textId="1C0DBB76" w:rsidR="00F84949" w:rsidRPr="003F45ED" w:rsidRDefault="003F45ED" w:rsidP="003F45ED">
      <w:pPr>
        <w:rPr>
          <w:rFonts w:ascii="Times New Roman" w:hAnsi="Times New Roman" w:cs="Times New Roman"/>
          <w:color w:val="000000"/>
          <w:lang w:bidi="hi-IN"/>
        </w:rPr>
      </w:pPr>
      <w:r>
        <w:rPr>
          <w:rFonts w:ascii="Times New Roman" w:hAnsi="Times New Roman" w:cs="Times New Roman"/>
        </w:rPr>
        <w:br w:type="page"/>
      </w:r>
    </w:p>
    <w:p w14:paraId="20FB4463" w14:textId="4BAEE759" w:rsidR="00077EC9" w:rsidRPr="00220390" w:rsidRDefault="00077EC9" w:rsidP="002A5340">
      <w:pPr>
        <w:pStyle w:val="Heading1"/>
        <w:spacing w:line="360" w:lineRule="auto"/>
        <w:rPr>
          <w:lang w:eastAsia="pt-BR"/>
        </w:rPr>
      </w:pPr>
      <w:bookmarkStart w:id="23" w:name="_Toc486445811"/>
      <w:r w:rsidRPr="00220390">
        <w:rPr>
          <w:lang w:eastAsia="pt-BR"/>
        </w:rPr>
        <w:lastRenderedPageBreak/>
        <w:t>Apêndice</w:t>
      </w:r>
      <w:r w:rsidR="00F84949" w:rsidRPr="00220390">
        <w:rPr>
          <w:lang w:eastAsia="pt-BR"/>
        </w:rPr>
        <w:t xml:space="preserve"> A</w:t>
      </w:r>
      <w:bookmarkEnd w:id="23"/>
    </w:p>
    <w:p w14:paraId="2C2B6F34" w14:textId="77777777" w:rsidR="002A5340" w:rsidRPr="002A5340" w:rsidRDefault="002A5340" w:rsidP="002A534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As </w:t>
      </w:r>
      <w:proofErr w:type="spellStart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>waves</w:t>
      </w:r>
      <w:proofErr w:type="spellEnd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 das simulações das operações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sll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srl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slt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,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addi</w:t>
      </w:r>
      <w:proofErr w:type="spellEnd"/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 xml:space="preserve">, assim como a simulação completa do exercício proposto relacionado à criação e leitura do vetor encontram-se abaixo. Vale ressaltar que devido a extensa simulação do exercício, as </w:t>
      </w:r>
      <w:proofErr w:type="spellStart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>waves</w:t>
      </w:r>
      <w:proofErr w:type="spellEnd"/>
      <w:r w:rsidRPr="002A5340">
        <w:rPr>
          <w:rFonts w:ascii="Times New Roman" w:eastAsia="Times New Roman" w:hAnsi="Times New Roman" w:cs="Times New Roman"/>
          <w:i/>
          <w:iCs/>
          <w:color w:val="000000"/>
          <w:lang w:eastAsia="zh-CN" w:bidi="hi-IN"/>
        </w:rPr>
        <w:t xml:space="preserve"> </w:t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>encontram-se separadas em 4 figuras distintas.</w:t>
      </w:r>
    </w:p>
    <w:p w14:paraId="1955F004" w14:textId="77777777" w:rsidR="002A5340" w:rsidRPr="002A5340" w:rsidRDefault="002A5340" w:rsidP="002A5340">
      <w:pPr>
        <w:pStyle w:val="Heading2"/>
        <w:rPr>
          <w:lang w:eastAsia="zh-CN" w:bidi="hi-IN"/>
        </w:rPr>
      </w:pPr>
      <w:bookmarkStart w:id="24" w:name="_Toc486445812"/>
      <w:r w:rsidRPr="002A5340">
        <w:rPr>
          <w:lang w:eastAsia="zh-CN" w:bidi="hi-IN"/>
        </w:rPr>
        <w:t>SLL</w:t>
      </w:r>
      <w:bookmarkEnd w:id="24"/>
    </w:p>
    <w:p w14:paraId="10E57FEE" w14:textId="54E0EEC3" w:rsidR="002A5340" w:rsidRPr="002A5340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6B559C9F" wp14:editId="06D2F8EF">
            <wp:extent cx="5598795" cy="2726055"/>
            <wp:effectExtent l="0" t="0" r="1905" b="0"/>
            <wp:docPr id="65" name="Picture 65" descr="https://lh5.googleusercontent.com/8prfP_kkkwwlBLfGscPbabjXpskexrGQXbpTbxu51GnftPoPf4k6GgTMDi1gzd_5lJ9EqCHaAx7LOgpIkXFZJXfWEwhUnUO7yEZQBK3emJLIhIsyjxNEY6NcIL_6RcgDX2K6LG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rfP_kkkwwlBLfGscPbabjXpskexrGQXbpTbxu51GnftPoPf4k6GgTMDi1gzd_5lJ9EqCHaAx7LOgpIkXFZJXfWEwhUnUO7yEZQBK3emJLIhIsyjxNEY6NcIL_6RcgDX2K6LGQA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="003F45ED"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13 -</w:t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 xml:space="preserve"> Simulação da instrução SLL</w:t>
      </w:r>
    </w:p>
    <w:p w14:paraId="4F6982F6" w14:textId="77777777" w:rsidR="002A5340" w:rsidRPr="002A5340" w:rsidRDefault="002A5340" w:rsidP="002A5340">
      <w:pPr>
        <w:pStyle w:val="Heading2"/>
        <w:rPr>
          <w:lang w:eastAsia="zh-CN" w:bidi="hi-IN"/>
        </w:rPr>
      </w:pPr>
      <w:bookmarkStart w:id="25" w:name="_Toc486445813"/>
      <w:r w:rsidRPr="002A5340">
        <w:rPr>
          <w:lang w:eastAsia="zh-CN" w:bidi="hi-IN"/>
        </w:rPr>
        <w:t>SRL</w:t>
      </w:r>
      <w:bookmarkEnd w:id="25"/>
    </w:p>
    <w:p w14:paraId="1DD1E55F" w14:textId="050E17E9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4E66721A" wp14:editId="20BCC63F">
            <wp:extent cx="5598795" cy="3209290"/>
            <wp:effectExtent l="0" t="0" r="1905" b="0"/>
            <wp:docPr id="64" name="Picture 64" descr="https://lh5.googleusercontent.com/51a2gjam41Q6n9F1jirixk_rbc7xHsGVteA2qbn4Sf-ag0g6BfqnEtlbnXIsIVsphCzTCWqz6PX3t-1AO0vxuWzl4LOiitpJB777Vw4SBisIgvqEcqiGC8S_5knXic0oaB1xLv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51a2gjam41Q6n9F1jirixk_rbc7xHsGVteA2qbn4Sf-ag0g6BfqnEtlbnXIsIVsphCzTCWqz6PX3t-1AO0vxuWzl4LOiitpJB777Vw4SBisIgvqEcqiGC8S_5knXic0oaB1xLv9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14: Simulação da instrução SRL</w:t>
      </w:r>
    </w:p>
    <w:p w14:paraId="1859245D" w14:textId="77777777" w:rsidR="002A5340" w:rsidRPr="002A5340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</w:p>
    <w:p w14:paraId="2ED4B5C4" w14:textId="77777777" w:rsidR="002A5340" w:rsidRPr="002A5340" w:rsidRDefault="002A5340" w:rsidP="002A5340">
      <w:pPr>
        <w:pStyle w:val="Heading2"/>
        <w:rPr>
          <w:lang w:bidi="hi-IN"/>
        </w:rPr>
      </w:pPr>
      <w:bookmarkStart w:id="26" w:name="_Toc486445814"/>
      <w:r w:rsidRPr="002A5340">
        <w:rPr>
          <w:lang w:bidi="hi-IN"/>
        </w:rPr>
        <w:lastRenderedPageBreak/>
        <w:t>SLT</w:t>
      </w:r>
      <w:bookmarkEnd w:id="26"/>
    </w:p>
    <w:p w14:paraId="314DD999" w14:textId="0F14D69C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4B34307A" wp14:editId="1810D989">
            <wp:extent cx="5400040" cy="3743960"/>
            <wp:effectExtent l="0" t="0" r="0" b="8890"/>
            <wp:docPr id="63" name="Picture 63" descr="https://lh6.googleusercontent.com/J5SkbvaUnRh6PVSMXZCS5wPIV8KYOlsgDjko53hnVO89SD6goQmsgp8r4i6GHhSMwlOeNiFvqxll_YXBzXaVGrvYGYCoeayvpqNAF5I4eyYZ9WoSit1l7WZAFmOguc9hcnS2oQ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J5SkbvaUnRh6PVSMXZCS5wPIV8KYOlsgDjko53hnVO89SD6goQmsgp8r4i6GHhSMwlOeNiFvqxll_YXBzXaVGrvYGYCoeayvpqNAF5I4eyYZ9WoSit1l7WZAFmOguc9hcnS2oQn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="003F45ED"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15-</w:t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 xml:space="preserve"> Simulação da instrução SLT</w:t>
      </w:r>
    </w:p>
    <w:p w14:paraId="12A1A1AB" w14:textId="77777777" w:rsidR="002A5340" w:rsidRPr="002A5340" w:rsidRDefault="002A5340" w:rsidP="002A5340">
      <w:pPr>
        <w:pStyle w:val="Heading2"/>
        <w:rPr>
          <w:lang w:eastAsia="zh-CN" w:bidi="hi-IN"/>
        </w:rPr>
      </w:pPr>
      <w:bookmarkStart w:id="27" w:name="_Toc486445815"/>
      <w:r w:rsidRPr="002A5340">
        <w:rPr>
          <w:lang w:eastAsia="zh-CN" w:bidi="hi-IN"/>
        </w:rPr>
        <w:t>ADDI</w:t>
      </w:r>
      <w:bookmarkEnd w:id="27"/>
    </w:p>
    <w:p w14:paraId="5DC3E3DA" w14:textId="1CB7A443" w:rsidR="002A5340" w:rsidRPr="003F45ED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b/>
          <w:bCs/>
          <w:noProof/>
          <w:color w:val="434343"/>
          <w:sz w:val="24"/>
          <w:szCs w:val="24"/>
          <w:lang w:eastAsia="zh-CN" w:bidi="hi-IN"/>
        </w:rPr>
        <w:drawing>
          <wp:inline distT="0" distB="0" distL="0" distR="0" wp14:anchorId="2C349AC7" wp14:editId="2A305EF5">
            <wp:extent cx="4916805" cy="3312795"/>
            <wp:effectExtent l="0" t="0" r="0" b="1905"/>
            <wp:docPr id="46" name="Picture 46" descr="https://lh6.googleusercontent.com/1hNUV2IId2SPNt9rqy7awqFN-L7wu2SaTo_-veJ_AuysIkjGH3f8LmAXcbV8UekESyetRp0jrljBh_qnLvex9PAM7lSHH1C2sSA4GdBm-n90tvlyON4c2zO0SaAfYGD-etM93S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1hNUV2IId2SPNt9rqy7awqFN-L7wu2SaTo_-veJ_AuysIkjGH3f8LmAXcbV8UekESyetRp0jrljBh_qnLvex9PAM7lSHH1C2sSA4GdBm-n90tvlyON4c2zO0SaAfYGD-etM93SZC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b/>
          <w:bCs/>
          <w:color w:val="434343"/>
          <w:sz w:val="24"/>
          <w:szCs w:val="24"/>
          <w:lang w:eastAsia="zh-CN" w:bidi="hi-IN"/>
        </w:rPr>
        <w:br/>
      </w:r>
      <w:r w:rsidRPr="003F45ED">
        <w:rPr>
          <w:rFonts w:ascii="Times New Roman" w:eastAsia="Times New Roman" w:hAnsi="Times New Roman" w:cs="Times New Roman"/>
          <w:i/>
          <w:iCs/>
          <w:sz w:val="18"/>
          <w:szCs w:val="18"/>
          <w:lang w:eastAsia="zh-CN" w:bidi="hi-IN"/>
        </w:rPr>
        <w:t>Figura 16: Simulação da instrução ADDI</w:t>
      </w:r>
    </w:p>
    <w:p w14:paraId="5DB344C2" w14:textId="77777777" w:rsidR="002A5340" w:rsidRPr="003F45ED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sectPr w:rsidR="002A5340" w:rsidRPr="003F45E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F090E04" w14:textId="251EBA20" w:rsidR="002A5340" w:rsidRPr="002A5340" w:rsidRDefault="002A5340" w:rsidP="002A53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</w:p>
    <w:p w14:paraId="0FAF5AB4" w14:textId="4A59914F" w:rsidR="002A5340" w:rsidRPr="002A5340" w:rsidRDefault="002A5340" w:rsidP="002A5340">
      <w:pPr>
        <w:pStyle w:val="Heading2"/>
        <w:rPr>
          <w:lang w:eastAsia="zh-CN" w:bidi="hi-IN"/>
        </w:rPr>
      </w:pPr>
      <w:bookmarkStart w:id="28" w:name="_Toc486445816"/>
      <w:r w:rsidRPr="002A5340">
        <w:rPr>
          <w:lang w:eastAsia="zh-CN" w:bidi="hi-IN"/>
        </w:rPr>
        <w:t>Vetor</w:t>
      </w:r>
      <w:bookmarkEnd w:id="28"/>
    </w:p>
    <w:p w14:paraId="55376070" w14:textId="24B8DD0D" w:rsidR="002A5340" w:rsidRPr="002A5340" w:rsidRDefault="002A5340" w:rsidP="002A53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</w:pP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30507B3" wp14:editId="7D2FBB65">
                <wp:simplePos x="0" y="0"/>
                <wp:positionH relativeFrom="column">
                  <wp:posOffset>2507028</wp:posOffset>
                </wp:positionH>
                <wp:positionV relativeFrom="paragraph">
                  <wp:posOffset>4743809</wp:posOffset>
                </wp:positionV>
                <wp:extent cx="2360930" cy="232410"/>
                <wp:effectExtent l="0" t="0" r="5080" b="0"/>
                <wp:wrapSquare wrapText="bothSides"/>
                <wp:docPr id="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ACD6B" w14:textId="05F05619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18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0507B3" id="Text Box 2" o:spid="_x0000_s1031" type="#_x0000_t202" style="position:absolute;left:0;text-align:left;margin-left:197.4pt;margin-top:373.55pt;width:185.9pt;height:18.3pt;z-index:2516951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" stroked="f">
                <v:textbox>
                  <w:txbxContent>
                    <w:p w14:paraId="07BACD6B" w14:textId="05F05619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18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D4C00BE" wp14:editId="562F7773">
                <wp:simplePos x="0" y="0"/>
                <wp:positionH relativeFrom="column">
                  <wp:posOffset>2550160</wp:posOffset>
                </wp:positionH>
                <wp:positionV relativeFrom="paragraph">
                  <wp:posOffset>2130425</wp:posOffset>
                </wp:positionV>
                <wp:extent cx="2360930" cy="232410"/>
                <wp:effectExtent l="0" t="0" r="5080" b="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A950" w14:textId="34913836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17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4C00BE" id="_x0000_s1032" type="#_x0000_t202" style="position:absolute;left:0;text-align:left;margin-left:200.8pt;margin-top:167.75pt;width:185.9pt;height:18.3pt;z-index:2516930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" stroked="f">
                <v:textbox>
                  <w:txbxContent>
                    <w:p w14:paraId="69EAA950" w14:textId="34913836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17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680B417" wp14:editId="1B01B28F">
                <wp:simplePos x="0" y="0"/>
                <wp:positionH relativeFrom="column">
                  <wp:posOffset>2507615</wp:posOffset>
                </wp:positionH>
                <wp:positionV relativeFrom="paragraph">
                  <wp:posOffset>2130425</wp:posOffset>
                </wp:positionV>
                <wp:extent cx="2360930" cy="23241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AD61C" w14:textId="433A7198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Figura 17: Simulação do programa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80B417" id="_x0000_s1033" type="#_x0000_t202" style="position:absolute;left:0;text-align:left;margin-left:197.45pt;margin-top:167.75pt;width:185.9pt;height:18.3pt;z-index:2516910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" stroked="f">
                <v:textbox>
                  <w:txbxContent>
                    <w:p w14:paraId="1E0AD61C" w14:textId="433A7198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Figura 17: Simulação do programa 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inline distT="0" distB="0" distL="0" distR="0" wp14:anchorId="792291B1" wp14:editId="2F71FFAB">
            <wp:extent cx="7539355" cy="2061845"/>
            <wp:effectExtent l="0" t="0" r="4445" b="0"/>
            <wp:docPr id="37" name="Picture 37" descr="https://lh5.googleusercontent.com/6Ts3ga_EWeJ0K7XsdwTMO0OWIzJoUkFuQ8m_XZ1mwP3aylc8bdP1hlVDTt9qAyVSfcp46JO_lxoUCOhE7r1nu8pUTE8v-RxpkHrBHEoyhReMIrkuoqdwdC75_1bMQ_zMbaDPFg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6Ts3ga_EWeJ0K7XsdwTMO0OWIzJoUkFuQ8m_XZ1mwP3aylc8bdP1hlVDTt9qAyVSfcp46JO_lxoUCOhE7r1nu8pUTE8v-RxpkHrBHEoyhReMIrkuoqdwdC75_1bMQ_zMbaDPFgPO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88960" behindDoc="0" locked="0" layoutInCell="1" allowOverlap="1" wp14:anchorId="44ECC952" wp14:editId="159C0515">
            <wp:simplePos x="0" y="0"/>
            <wp:positionH relativeFrom="column">
              <wp:posOffset>669925</wp:posOffset>
            </wp:positionH>
            <wp:positionV relativeFrom="paragraph">
              <wp:posOffset>2654935</wp:posOffset>
            </wp:positionV>
            <wp:extent cx="7539355" cy="1958340"/>
            <wp:effectExtent l="0" t="0" r="4445" b="3810"/>
            <wp:wrapTopAndBottom/>
            <wp:docPr id="29" name="Picture 29" descr="https://lh6.googleusercontent.com/2uooJrvv1lEE5Zoke7fn60qNm1R2mjr1-uhD2VJukuoocw5rQnFZQBi7C0Ur4pCtWJAnbBYGTvxOykDrjh-E5KxICqVLzmyzSBjgy2vtmprQxxEXMA2p9M5A77PZblbxryRarH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2uooJrvv1lEE5Zoke7fn60qNm1R2mjr1-uhD2VJukuoocw5rQnFZQBi7C0Ur4pCtWJAnbBYGTvxOykDrjh-E5KxICqVLzmyzSBjgy2vtmprQxxEXMA2p9M5A77PZblbxryRarHyV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BB1EE" w14:textId="7C4A6762" w:rsidR="002A5340" w:rsidRPr="002A5340" w:rsidRDefault="002A5340" w:rsidP="002A5340">
      <w:pPr>
        <w:rPr>
          <w:lang w:eastAsia="pt-BR"/>
        </w:rPr>
      </w:pP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D6D2465" wp14:editId="471B9CB8">
                <wp:simplePos x="0" y="0"/>
                <wp:positionH relativeFrom="column">
                  <wp:posOffset>2628265</wp:posOffset>
                </wp:positionH>
                <wp:positionV relativeFrom="paragraph">
                  <wp:posOffset>4916422</wp:posOffset>
                </wp:positionV>
                <wp:extent cx="2360930" cy="232410"/>
                <wp:effectExtent l="0" t="0" r="5080" b="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A603B" w14:textId="14153CD9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20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6D2465" id="_x0000_s1034" type="#_x0000_t202" style="position:absolute;margin-left:206.95pt;margin-top:387.1pt;width:185.9pt;height:18.3pt;z-index:2517012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" stroked="f">
                <v:textbox>
                  <w:txbxContent>
                    <w:p w14:paraId="0CFA603B" w14:textId="14153CD9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20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(4)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97152" behindDoc="0" locked="0" layoutInCell="1" allowOverlap="1" wp14:anchorId="3C10278F" wp14:editId="023CD81F">
            <wp:simplePos x="0" y="0"/>
            <wp:positionH relativeFrom="column">
              <wp:posOffset>445770</wp:posOffset>
            </wp:positionH>
            <wp:positionV relativeFrom="paragraph">
              <wp:posOffset>2730956</wp:posOffset>
            </wp:positionV>
            <wp:extent cx="8143240" cy="2122170"/>
            <wp:effectExtent l="0" t="0" r="0" b="0"/>
            <wp:wrapTopAndBottom/>
            <wp:docPr id="12" name="Picture 12" descr="https://lh3.googleusercontent.com/UwEJ-ivaCNpZReriJVJY_rUnH7XFySLf_5elAFVjfwKr7GAbDYHxI8QSl7pBqOThgu9A9hAz7Z9giKRQdvJ9DdpLyCQfH1EtqyB_OlSklJ6UnWTq1CMSabmb0ErFDcRZ3Ep9pT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UwEJ-ivaCNpZReriJVJY_rUnH7XFySLf_5elAFVjfwKr7GAbDYHxI8QSl7pBqOThgu9A9hAz7Z9giKRQdvJ9DdpLyCQfH1EtqyB_OlSklJ6UnWTq1CMSabmb0ErFDcRZ3Ep9pTVW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340">
        <w:rPr>
          <w:rFonts w:ascii="Times New Roman" w:eastAsia="Times New Roman" w:hAnsi="Times New Roman" w:cs="Times New Roman"/>
          <w:noProof/>
          <w:sz w:val="24"/>
          <w:szCs w:val="24"/>
          <w:lang w:eastAsia="zh-CN" w:bidi="hi-IN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86A4B35" wp14:editId="32E3E27C">
                <wp:simplePos x="0" y="0"/>
                <wp:positionH relativeFrom="column">
                  <wp:posOffset>2582928</wp:posOffset>
                </wp:positionH>
                <wp:positionV relativeFrom="paragraph">
                  <wp:posOffset>2219732</wp:posOffset>
                </wp:positionV>
                <wp:extent cx="2360930" cy="232410"/>
                <wp:effectExtent l="0" t="0" r="5080" b="0"/>
                <wp:wrapSquare wrapText="bothSides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7D3FF" w14:textId="257B2123" w:rsidR="002A5340" w:rsidRPr="002A5340" w:rsidRDefault="002A5340" w:rsidP="002A5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Figura 19</w:t>
                            </w:r>
                            <w:r w:rsidR="003F45E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2A534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Simulação do programa 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6A4B35" id="_x0000_s1035" type="#_x0000_t202" style="position:absolute;margin-left:203.4pt;margin-top:174.8pt;width:185.9pt;height:18.3pt;z-index:2516992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" stroked="f">
                <v:textbox>
                  <w:txbxContent>
                    <w:p w14:paraId="2BD7D3FF" w14:textId="257B2123" w:rsidR="002A5340" w:rsidRPr="002A5340" w:rsidRDefault="002A5340" w:rsidP="002A534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Figura 19</w:t>
                      </w:r>
                      <w:r w:rsidR="003F45ED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-</w:t>
                      </w:r>
                      <w:r w:rsidRPr="002A5340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Simulação do programa (3)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5340">
        <w:rPr>
          <w:rFonts w:ascii="Times New Roman" w:eastAsia="Times New Roman" w:hAnsi="Times New Roman" w:cs="Times New Roman"/>
          <w:noProof/>
          <w:color w:val="000000"/>
          <w:lang w:eastAsia="zh-CN" w:bidi="hi-IN"/>
        </w:rPr>
        <w:drawing>
          <wp:anchor distT="0" distB="0" distL="114300" distR="114300" simplePos="0" relativeHeight="251696128" behindDoc="0" locked="0" layoutInCell="1" allowOverlap="1" wp14:anchorId="09907ECA" wp14:editId="71597894">
            <wp:simplePos x="0" y="0"/>
            <wp:positionH relativeFrom="column">
              <wp:posOffset>446034</wp:posOffset>
            </wp:positionH>
            <wp:positionV relativeFrom="paragraph">
              <wp:posOffset>204</wp:posOffset>
            </wp:positionV>
            <wp:extent cx="8143240" cy="2122170"/>
            <wp:effectExtent l="0" t="0" r="0" b="0"/>
            <wp:wrapTopAndBottom/>
            <wp:docPr id="25" name="Picture 25" descr="https://lh5.googleusercontent.com/K9zb7YMGJ5u9LZ6kTeiPxxxn-mVFRA2DiFBu3ObN9ljWJ5pWoG29mkp4eZ6CqrPwgArBoCsMLvJmxEbrQGKHapei4hWpy1RERbzgrrSB7s7tAte0lDtBca09sPcJSXty_kJ3hT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K9zb7YMGJ5u9LZ6kTeiPxxxn-mVFRA2DiFBu3ObN9ljWJ5pWoG29mkp4eZ6CqrPwgArBoCsMLvJmxEbrQGKHapei4hWpy1RERbzgrrSB7s7tAte0lDtBca09sPcJSXty_kJ3hTKk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000000"/>
          <w:lang w:eastAsia="zh-CN" w:bidi="hi-IN"/>
        </w:rPr>
        <w:br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br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tab/>
      </w:r>
      <w:r w:rsidRPr="002A5340">
        <w:rPr>
          <w:rFonts w:ascii="Times New Roman" w:eastAsia="Times New Roman" w:hAnsi="Times New Roman" w:cs="Times New Roman"/>
          <w:color w:val="44546A"/>
          <w:sz w:val="18"/>
          <w:szCs w:val="18"/>
          <w:lang w:eastAsia="zh-CN" w:bidi="hi-IN"/>
        </w:rPr>
        <w:tab/>
      </w:r>
    </w:p>
    <w:sectPr w:rsidR="002A5340" w:rsidRPr="002A5340" w:rsidSect="002A534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26047"/>
    <w:multiLevelType w:val="multilevel"/>
    <w:tmpl w:val="7D84C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270F9"/>
    <w:multiLevelType w:val="multilevel"/>
    <w:tmpl w:val="A6F0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71CE3"/>
    <w:multiLevelType w:val="multilevel"/>
    <w:tmpl w:val="D55E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3C11E2"/>
    <w:multiLevelType w:val="hybridMultilevel"/>
    <w:tmpl w:val="D6E24C1C"/>
    <w:lvl w:ilvl="0" w:tplc="34AE779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2"/>
        <w:szCs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D1DCE"/>
    <w:multiLevelType w:val="multilevel"/>
    <w:tmpl w:val="46C6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A4613A"/>
    <w:multiLevelType w:val="multilevel"/>
    <w:tmpl w:val="92E2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D6B11"/>
    <w:multiLevelType w:val="hybridMultilevel"/>
    <w:tmpl w:val="CDC80C6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7D10DE"/>
    <w:multiLevelType w:val="multilevel"/>
    <w:tmpl w:val="A0F2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254AD5"/>
    <w:multiLevelType w:val="multilevel"/>
    <w:tmpl w:val="3BE2C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C515A6"/>
    <w:multiLevelType w:val="multilevel"/>
    <w:tmpl w:val="78C2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7"/>
  </w:num>
  <w:num w:numId="10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yuri m">
    <w15:presenceInfo w15:providerId="Windows Live" w15:userId="8901e3a41f3033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3AC"/>
    <w:rsid w:val="00077EC9"/>
    <w:rsid w:val="000D26EE"/>
    <w:rsid w:val="000F7889"/>
    <w:rsid w:val="0011751F"/>
    <w:rsid w:val="00154ED0"/>
    <w:rsid w:val="001E541C"/>
    <w:rsid w:val="00220390"/>
    <w:rsid w:val="00244F91"/>
    <w:rsid w:val="00252022"/>
    <w:rsid w:val="00253249"/>
    <w:rsid w:val="002A5340"/>
    <w:rsid w:val="002C5E4A"/>
    <w:rsid w:val="003254C9"/>
    <w:rsid w:val="00344E19"/>
    <w:rsid w:val="0035701F"/>
    <w:rsid w:val="003F45ED"/>
    <w:rsid w:val="00444E9E"/>
    <w:rsid w:val="0046253E"/>
    <w:rsid w:val="004B0303"/>
    <w:rsid w:val="00507389"/>
    <w:rsid w:val="00510840"/>
    <w:rsid w:val="00526A91"/>
    <w:rsid w:val="00552461"/>
    <w:rsid w:val="00571B19"/>
    <w:rsid w:val="0059410C"/>
    <w:rsid w:val="00717D99"/>
    <w:rsid w:val="0078409D"/>
    <w:rsid w:val="007E1ED1"/>
    <w:rsid w:val="007E54FC"/>
    <w:rsid w:val="007F0796"/>
    <w:rsid w:val="00864FEA"/>
    <w:rsid w:val="008B5C69"/>
    <w:rsid w:val="008C73AC"/>
    <w:rsid w:val="008D356C"/>
    <w:rsid w:val="00960BC4"/>
    <w:rsid w:val="009902E9"/>
    <w:rsid w:val="009F18CD"/>
    <w:rsid w:val="00A33638"/>
    <w:rsid w:val="00A37267"/>
    <w:rsid w:val="00B944CF"/>
    <w:rsid w:val="00BE7730"/>
    <w:rsid w:val="00BF3357"/>
    <w:rsid w:val="00C42905"/>
    <w:rsid w:val="00C52907"/>
    <w:rsid w:val="00C64CA5"/>
    <w:rsid w:val="00C84AD7"/>
    <w:rsid w:val="00C962C2"/>
    <w:rsid w:val="00D07372"/>
    <w:rsid w:val="00D20243"/>
    <w:rsid w:val="00D34312"/>
    <w:rsid w:val="00D43D70"/>
    <w:rsid w:val="00D76575"/>
    <w:rsid w:val="00DF39EC"/>
    <w:rsid w:val="00E8772E"/>
    <w:rsid w:val="00F2630F"/>
    <w:rsid w:val="00F84949"/>
    <w:rsid w:val="00FC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809FE"/>
  <w15:chartTrackingRefBased/>
  <w15:docId w15:val="{2DAA7DAE-EF3F-4F63-9CEC-96AF4F99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72E"/>
  </w:style>
  <w:style w:type="paragraph" w:styleId="Heading1">
    <w:name w:val="heading 1"/>
    <w:basedOn w:val="Normal"/>
    <w:next w:val="Normal"/>
    <w:link w:val="Heading1Char"/>
    <w:uiPriority w:val="9"/>
    <w:qFormat/>
    <w:rsid w:val="00077EC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6E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F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2532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3A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53249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apple-tab-span">
    <w:name w:val="apple-tab-span"/>
    <w:basedOn w:val="DefaultParagraphFont"/>
    <w:rsid w:val="00253249"/>
  </w:style>
  <w:style w:type="paragraph" w:styleId="Caption">
    <w:name w:val="caption"/>
    <w:basedOn w:val="Normal"/>
    <w:next w:val="Normal"/>
    <w:uiPriority w:val="35"/>
    <w:unhideWhenUsed/>
    <w:qFormat/>
    <w:rsid w:val="00344E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B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B1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07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F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7EC9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7EC9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7E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7E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7E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77EC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7E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E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7EC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D26E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Default">
    <w:name w:val="Default"/>
    <w:rsid w:val="00F849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0299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customXml" Target="ink/ink1.xml"/><Relationship Id="rId42" Type="http://schemas.openxmlformats.org/officeDocument/2006/relationships/customXml" Target="ink/ink7.xml"/><Relationship Id="rId47" Type="http://schemas.openxmlformats.org/officeDocument/2006/relationships/image" Target="media/image27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7.emf"/><Relationship Id="rId32" Type="http://schemas.openxmlformats.org/officeDocument/2006/relationships/image" Target="media/image20.png"/><Relationship Id="rId37" Type="http://schemas.openxmlformats.org/officeDocument/2006/relationships/image" Target="media/image27.emf"/><Relationship Id="rId40" Type="http://schemas.openxmlformats.org/officeDocument/2006/relationships/image" Target="media/image24.png"/><Relationship Id="rId45" Type="http://schemas.openxmlformats.org/officeDocument/2006/relationships/image" Target="media/image32.emf"/><Relationship Id="rId53" Type="http://schemas.openxmlformats.org/officeDocument/2006/relationships/image" Target="media/image29.png"/><Relationship Id="rId58" Type="http://schemas.openxmlformats.org/officeDocument/2006/relationships/customXml" Target="ink/ink12.xml"/><Relationship Id="rId66" Type="http://schemas.openxmlformats.org/officeDocument/2006/relationships/image" Target="media/image36.png"/><Relationship Id="rId74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43.emf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emf"/><Relationship Id="rId27" Type="http://schemas.openxmlformats.org/officeDocument/2006/relationships/customXml" Target="ink/ink3.xml"/><Relationship Id="rId30" Type="http://schemas.openxmlformats.org/officeDocument/2006/relationships/image" Target="media/image21.emf"/><Relationship Id="rId35" Type="http://schemas.openxmlformats.org/officeDocument/2006/relationships/image" Target="media/image23.png"/><Relationship Id="rId43" Type="http://schemas.openxmlformats.org/officeDocument/2006/relationships/image" Target="media/image31.emf"/><Relationship Id="rId48" Type="http://schemas.openxmlformats.org/officeDocument/2006/relationships/customXml" Target="ink/ink9.xml"/><Relationship Id="rId56" Type="http://schemas.openxmlformats.org/officeDocument/2006/relationships/image" Target="media/image30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6.emf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customXml" Target="ink/ink6.xml"/><Relationship Id="rId46" Type="http://schemas.openxmlformats.org/officeDocument/2006/relationships/image" Target="media/image26.png"/><Relationship Id="rId59" Type="http://schemas.openxmlformats.org/officeDocument/2006/relationships/image" Target="media/image42.emf"/><Relationship Id="rId67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customXml" Target="ink/ink11.xml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ustomXml" Target="ink/ink2.xml"/><Relationship Id="rId28" Type="http://schemas.openxmlformats.org/officeDocument/2006/relationships/image" Target="media/image18.emf"/><Relationship Id="rId36" Type="http://schemas.openxmlformats.org/officeDocument/2006/relationships/customXml" Target="ink/ink5.xml"/><Relationship Id="rId49" Type="http://schemas.openxmlformats.org/officeDocument/2006/relationships/image" Target="media/image35.emf"/><Relationship Id="rId57" Type="http://schemas.openxmlformats.org/officeDocument/2006/relationships/image" Target="media/image31.png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customXml" Target="ink/ink8.xml"/><Relationship Id="rId52" Type="http://schemas.openxmlformats.org/officeDocument/2006/relationships/image" Target="media/image28.png"/><Relationship Id="rId60" Type="http://schemas.openxmlformats.org/officeDocument/2006/relationships/customXml" Target="ink/ink13.xml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8.emf"/><Relationship Id="rId34" Type="http://schemas.openxmlformats.org/officeDocument/2006/relationships/image" Target="media/image22.png"/><Relationship Id="rId50" Type="http://schemas.openxmlformats.org/officeDocument/2006/relationships/customXml" Target="ink/ink10.xml"/><Relationship Id="rId55" Type="http://schemas.openxmlformats.org/officeDocument/2006/relationships/image" Target="media/image39.emf"/><Relationship Id="rId76" Type="http://schemas.microsoft.com/office/2011/relationships/people" Target="people.xml"/><Relationship Id="rId7" Type="http://schemas.openxmlformats.org/officeDocument/2006/relationships/image" Target="media/image2.png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5.58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19 0,'21'0'156,"0"0"-156,43 0 31,-43 0-15,21 0-16,-21 0 16,1 0-1,-1 0 1,0 0-16,0 0 16,0 0-1,0 0-15,0 0 16,1 0-16,-1 0 15,0 0 1,0 0-16,0 0 16,1 0-1,-1 0 1,0 0-16,21 0 16,-21 0-1,22 0-15,-22 0 0,0 0 16,0 0-1,0 0-15,22 0 16,-1 0-16,0 0 16,-21 0-1,22 0-15,-1 0 16,-21 0-16,1 0 16,-1 0-16,0 0 15,0 0-15,0 0 16,0 0-16,22 0 15,-1 0 1,-21 0-16,22 0 16,-1 0-16,-21 0 15,21 0-15,-21 0 16,1 0 0,-1 0-16,0 0 15,21 0-15,1 0 16,-22 0-1,0 0-15,21 0 16,-21 0-16,1 0 16,-1 0-16,0 0 15,21 0-15,1 0 32,-1 0-32,-21 0 15,21 0-15,-20 0 0,-1 0 16,0 0-1,0 0 1,0 0-16,1 0 16,-1 0-1,0 0-15,0 0 16,0 0 0,0 0-16,0 0 15,22 0-15,20 0 16,-41 0-1,-1 0-15,21 0 16,-21 0-16,21 0 16,-20 0-16,-1 0 15,0 0 1,0 0 46,0 0-46,1 0 0,-1 0 15,0 0-15,0 0-16,42 0 15,-41 0-15,41 0 16,-20 0-16,-22 0 15,21 0-15,-21 0 16,21 0-16,1 0 16,-1 0-16,22 0 15,20 0-15,-41 0 16,20 0-16,1 0 16,-43 0-16,21 0 15,0 15-15,-20-15 16,-1 0-1,0 0-15,0 0 32,0 0-17,1 0 32,-1 0-47,0 0 16,0 0-1,0 0-15,0 0 16,22 0-16,20 0 16,-42 0-16,1 0 15,-1 0-15,21 0 16,-21 0-16,0 0 16,43 0-16,-43 0 15,0 0-15,22 0 16,-22 0-16,21 0 15,-21 0-15,-21-15 16,21 15 0,0 0-1,1 0 1,-1 0 0,0 0-16,0 0 15,0 0 1,22 0-1,-22 0-15,21 0 16,-21 0 0,0 0-16,1 0 15,-1 0-15,0 0 32,0 0-32,0 0 46,1 0-30,-1 0 0,0 0 15,0 0-31,0 0 16,0 0-1,22 0-15,-1 0 16,-21 0-16,22 0 15,-1 0-15,-21 0 16,0 0-16,0 0 16,0 0-1,1 0-15,-1 0 110,0 0-110,0 0 15,0 0 1,1 0 0,-1 0-1,0 0-15,0 0 16,0 0-16,0 0 15,0-15-15,22 15 16,-1 0-16,-21 0 16,43 0-16,-43 0 15,0 0-15,21 0 16,-20 0 0,-1 0 30,0 0 33,0 0-1,0 0-47,1 0 47,-22 15-62,21-15-1,0 0 17,0 0-1,0 0-31,0 0 31,0 0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1.12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0,'21'0'93,"0"0"-77,0 0 0,0 0-1,1 0-15,-1 0 16,0 0-1,0 0-15,0 0 16,0 0 0,0 0-1,1 0 1,-1 0-16,0 0 16,0 0-16,0 0 15,1 0 1,-1 0-1,0 0-15,21 0 16,0 0-16,-20 0 16,-1 0-1,0 0 1,0 0 0,0 0-16,22 0 15,-22 0 1,21 0-16,-21 0 15,0 0 1,1 0-16,-1 0 31,0 0 16,0 0-31,0 0 15,1 0-15,-1 0-16,0 0 15,0 0 1,0 0 31,0 0-32,0 0 1,1 0 31,-1 0-31,-21 21-1,21-21 1,0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32.72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13 0,'21'0'63,"0"0"-47,0 0-1,0 0 1,1 0-16,20 0 31,-21 0-15,0 0-1,0 0 1,0 0 0,1 0-16,-1 0 15,0 0 1,0 0-1,0 0 1,1 0 0,-1 0-1,0 0 1,0 0 0,0 0-1,0 0-15,0 0 16,1 0-1,-1 0-15,0 0 32,21 0-32,-20 0 0,40 0 15,-41 0 1,0 0 0,0 0-16,1 0 46,-1 0-30,0 0 0,0 0-1,0 0-15,1 0 32,20 0-32,0 20 15,-21-20 1,0 0-1,1 0-15,-1 0 16,0 0 0,0 0-16,0 0 47,1 0-16,-1 0 0,0 0-15,0 0-16,0 0 15,0 0 1,0 0 15,1 0-15,-1 0-1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14.478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0,'21'0'141,"0"0"-110,0 0-15,0 0 0,1 0-16,-1 0 15,0 0 1,0 0-16,0 0 15,21 0 1,-20 0 0,-1 0-1,0 0-15,0 0 16,0 0 15,1 0 0,-1 0-15,0 0-16,0 0 16,0 0-16,0 0 15,0 0-15,1 0 16,-1 0 0,0 0-16,0 0 15,0 0 1,1 0-16,-1 0 31,0 0-31,0 0 16,0 0-1,0 0-15,0 0 16,22 0 0,-22 0-1,0 0 1,0 0 31,1 0 0,-1 0-32,0 0 16,0 0-15,0 0 0,0 0-1,0 0 1,1 0 15,-1 0-31,0 0 47,0 0 0,0 0 0,1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40:09.97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48 0,'21'0'188,"0"0"-157,0 0 0,0 0-15,1 0 0,-1 0 31,0 0-16,0 0-16,0 0 1,1 0 0,-1 0 15,0 0-31,0 0 16,0 0 15,0 0-31,0 0 31,1 0-15,-1 0-1,0 0-15,0 0 16,0 0 0,1 0-1,-1 0 1,-1 0-16,1 0 15,0 0 1,0 0-16,0 0 16,22 0-1,-22 0 1,0 0 0,0 0 77,1 0-61,-1 0-17,0 0 63,0 0-78,0 0 32,0 0-1,0 0-16,-21-21-15,22 21 32,-1 0-1,0 0 63,0-20-1,0 20 64,1 0-126,-1 0 78,-21 20-31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43:10.48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-21-220 0,'22'0'203,"126"0"-125,-128 0-62,2 0-16,126-34 109,-127 34-93,22 0 0,-1 0-1,-21 0-15,0 0 16,1 0-1,-2 0 1,2 0-16,-1 0 16,21 0-1,-22 0-15,23 0 16,-21 0-16,-1 0 16,-1 0-16,3 0 15,19 0 1,-21 0-16,0 0 15,20 0 1,-18 0 0,-2 0-1,0 0 32,0 0-47,-1 0 16,3 0-16,-2 0 15,0 0-15,0 0 16,-1 0-16,2 0 16,-2 0-16,3 0 15,-2 0-15,21 0 16,-22 0-16,24 0 16,-23 0-16,0 0 15,-1 0 1,2 0-1,-1 0-15,1 0 16,-1 0-16,20 0 16,-21 0-16,24 0 15,-23 0-15,0 0 16,21 0-16,1 0 16,-22 0-1,-1 0-15,23 0 16,-21 0-16,-1 0 15,-1 0-15,22 0 16,-20 0 15,-1 0-15,0 0 0,1 0-16,-2 0 15,2 0 1,21 0-16,-22 0 15,-1 0-15,2 0 16,-1 34 0,-21 2-1,21-36-15,0 0 16,0 0 0,1 0-16,-1 0 15,0 0 1,0 0-16,0 0 15,21 0-15,22 0 16,-43 0-16,43 0 16,-22 0-16,1 0 15,20 0-15,-43 0 16,23 0-16,-21 0 16,20 0-1,-21 0 1,0 0-16,22 0 15,-22 0 1,0 0-16,-1 0 16,2 0-16,0 0 15,20 0 1,-22 0-16,2 0 16,21 0-16,-22 0 15,0 0-15,20 0 16,-19 0-16,21 0 15,-22 0-15,21 0 16,22 0-16,-1 0 16,-42 0-1,22 0-15,-2 0 16,3 0-16,-23 0 16,0 0-16,-1 0 15,23 0-15,-22 0 16,1 0-16,20 0 15,0 0 1,-20 0-16,-1 0 16,0 0-1,0 0 1,21 0-16,-21 0 0,43 0 16,0 0-1,-22 0-15,21 0 16,-20 0-16,-1 0 15,0 0-15,-20 0 16,-1 0-16,0 0 16,0 0-16,-1 0 15,1 0-15,-1 0 16,3 0 0,-2 0-16,0 0 31,0 0-16,0 0-15,22 0 16,-22 0 0,0 0-16,0 0 15,0 0 1,-1 0-16,-20-36 16,23 36-16,-2 0 31,0 0-31,0 0 15,-1 0 1,3 0-16,-2 0 31,0 0-31,21 0 16,-21 0 0,22 0-16,-1 0 15,-21 0-15,43 0 16,-22 0-16,-22 0 15,23 0-15,-21 0 16,-1 0-16,0 0 16,0 0-1,0 0-15,1 0 32,-1 0-1,0 0-16,0 0 1,0 0-16,0 0 16,0 0-16,22 0 15,-22 0-15,21 0 16,21 0-16,-20 0 16,-22 0-1,22 0-15,-22 0 16,0 0-16,0 0 47,0 0-32,1 0 142,-1 0 202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43.3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0 151 0,'21'0'32,"0"0"-17,0 0 1,0 0 0,1 0-1,-1 0 1,0 0-1,0 0 1,0 0-16,1 0 16,-1 0-1,0 0 1,0 0 0,-21-43-16,21 43 15,0 0 1,0-21-1,1 21-15,-1 0 16,0 0 15,0 0-31,0 0 16,1 0 0,-1 0-16,0 0 15,21 0-15,0 0 16,1 0-16,-22 0 15,0 0 1,0 0-16,1 0 16,20 0-16,0 0 15,0 0 1,-20 0-16,20 0 16,0 0-16,-20 0 15,20 0-15,-21 0 16,21 0-16,-21 0 15,22 0-15,-1 0 16,-21 0-16,22 0 16,20 0-16,-21 0 15,1 0-15,-1 0 16,-21 0-16,22 0 16,-22 0-16,21 0 15,0 0-15,-20 0 16,-1 0-16,0 0 15,21 0-15,1 0 16,-22 0-16,21 0 16,-21 0-16,22 0 15,-1 0-15,-21 0 16,22 0-16,-22 0 16,0 0-1,21 0-15,-21 0 16,22 0-16,-22 0 15,21 0-15,1 0 16,-22 0-16,21 0 16,-21 0-16,0 0 15,22 0-15,-22 0 16,0 0-16,0 0 16,0 0-1,1 0-15,-1 0 16,0 0-1,0 0-15,0 0 16,0 0 0,0 0-16,1 0 15,-1 0-15,21 0 16,-21 0 0,22 0-1,-1 0 1,0 0-16,1 0 15,-22 0 1,21 0-16,-21 0 16,1 0-16,19 0 15,-20 0-15,21 0 16,1 0 0,-1 0-16,0 0 15,1 0-15,-1 0 16,0 0-1,1 0-15,-1 0 16,-21 0-16,43 0 16,-43 0-16,0 0 15,0 0 1,0 0 0,0 0-16,1 0 15,-1 0-15,21 0 16,1 0-1,-22 0-15,0 0 16,0 0-16,0 0 16,0 0-1,0 0-15,22 0 16,-22 0 0,21 0-16,1 0 15,-22 0-15,21 0 16,-21 0-16,43 0 15,-43 0 1,0 0-16,43 0 16,-22 0-16,-21 0 15,0 0-15,0 0 16,1 0-16,20 0 16,-21 0-1,0 0-15,1 0 31,-1 0-31,0 0 16,0 0 0,0 0-1,0 0 1,0 0-16,1 0 16,-1 0-1,0 0-15,0 0 16,0 0-1,1 0-15,-1 0 32,-21 21-17,21-21 1,0 0 0,0 0-16,0 0 15,0 0 1,22 0-16,-1 0 15,-21 0 1,1 0 0,-1 0-1,0 0 1,0 0-16,0 0 16,0 0-1,0 0 16,1 0-15,-1 0 0,0 0-1,0 0 1,0 0-16,1 0 16,-1 0-1,0 0 1,21 0-1,-21 0 1,22 0-16,-22 0 31,0 0-31,0 0 16,0 0 0,1 0-1,-1 0 16,0 0-15,0 0 15,0 0-15,0 0 0,0 0 30,1 0-14,-1 0-1,0 0-15,0 0 30,0 0-14,1 0-17,-1 0 17,0 0-17,0 0 32,0 0-31,0 0 15,0 0 0,1 0-15,-1 0 31,0 0-16,0 0-31,0 0 250,1 0-156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7:54:36.66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32 0,'21'0'31,"0"0"-16,0 0 1,0 0 0,1 0-1,-1 0-15,0 0 16,0 0 0,0 0-1,1 0-15,-1 0 16,0 0-1,0 0 1,0 0 0,0 0-16,0 0 15,1 0 1,-1 0-16,0 0 16,0 0-1,0 0-15,1 0 16,-1 0-1,0 0-15,0 0 16,0 0-16,21 0 16,-20 0-1,41 0-15,1 0 16,-1 0-16,1 0 16,20 0-16,1 0 15,-22 0 1,-41 0-16,20 0 15,-21 0-15,0 0 16,1 0 0,-1 0-16,0 0 15,0 0 17,-21-20-32,21 20 31,0 0-16,0 0-15,22 0 16,-22 0 0,0 0-16,22 0 15,-22 0-15,0 0 16,0 0-16,0 0 16,21 0-16,-20 0 15,20 0 1,-21 0-16,22 0 15,-22 0-15,0 0 16,0 0-16,0 0 16,0 0-16,22 0 15,-1 0-15,22 0 16,-1 0-16,-42 0 16,43 0-16,-43 0 15,42 0-15,-20 0 16,-22 0-16,21 0 15,0 0-15,1 0 16,-1 0 0,-21 0-1,1 0 1,-1 0 0,0 0-1,0 0 1,0 0-1,0 0 1,0 0 0,1 0-1,-1 0-15,0 0 16,0 0 0,0 0-1,1 0 1,-1 0-16,0 0 15,0 0 1,0 0-16,0 0 16,22 0-16,-22 0 15,0 0-15,20 0 16,-19 0 0,-1 0-16,0 0 15,0 0 1,0 0-1,0 0-15,0 0 32,1 0-17,-1 0 1,0 0 0,0 0-1,0 20-15,1-20 16,-1 0-16,0 0 15,21 0-15,-21 0 16,0 0-16,1 0 16,-1 0-16,0 0 15,0 0 1,0 0-16,1 0 16,-1 0-16,0 0 15,0 0-15,21 0 16,1 0-16,-22 0 15,0 0-15,21 0 16,-20 0-16,-1 0 16,0 0-1,0 0-15,21 0 16,-21 0-16,1 0 16,-1 0-1,21 0 1,1 0-16,-22 0 15,0 0 1,0 0 0,0 0-1,0 0-15,0 0 16,22 0-16,-22 0 16,0 0-1,0 0-15,1 0 16,-1 0-16,21 0 15,-21 0 1,0 0 0,0 0-16,1 0 31,-1 0-31,0 0 16,0 0-1,0 0-15,1 0 31,-1 0-15,0 0-16,0 0 31,0 0-31,0 0 16,0 0 0,1 0 15,-1 0-31,0 0 15,0 0 17,0 0-17,1 0 32,-1 0-31,0 0-1,0 0 32,0 0-31,0 0 0,0 0-16,1 0 15,-1 0 1,21 0-1,-21 0 1,22 0-16,-22 0 16,21 0-16,-21 0 15,22 0-15,-1 0 16,22 0 0,-43 0-16,0 0 15,0 0-15,0 0 16,0 0 15,0 0-31,1 0 16,-1 0-1,21 0 1,-21 0-16,1 0 16,-1 0-1,0 0-15,0 0 16,0 0-1,0 0 1,0 0-16,1 20 16,-1-20 31,0 0-1,0 0-14,0 0 15,1 0-1,-1 0 1,0 0-15,0 0 61,0 0-30,0 0 31,0 0 77,1 0-61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7:06.679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23 0,'21'0'125,"106"0"-94,-63 0-31,-1 0 15,1 0-15,-43 0 16,42 0-16,-42 0 16,1 0-1,-1 0 1,0 0 0,0 0-1,0 0 1,1 0-16,-1 0 15,0 0-15,0 0 32,0 0-17,0 0 1,22 0-16,-22 0 16,21 0-1,-21 0 1,22 0-16,-22 0 15,0 0 1,21 0-16,22 0 16,-43 0-16,21 0 15,1 0-15,-22 0 32,0 0 14,0 0-30,0 0 0,0 0-16,43 0 15,-22 0-15,-20 0 16,20 0-16,0 0 16,22 0-16,-1 0 15,-20 0 1,-1 0-16,0 0 15,-21 0-15,22 0 16,-22 0-16,0 0 16,0 0-16,0 0 15,1 0-15,-1 0 16,0 0-16,0 0 16,0 0-1,0 0-15,0 0 16,1 0-16,-1 0 15,0 0-15,0 0 16,0 0 0,1 0-16,-1 0 15,0 0-15,0 0 16,0 0-16,0 0 16,0 0-16,1 0 15,-1 0 1,0 0-16,21 0 15,-20 0-15,20 0 16,-21 0-16,0 0 16,0 0-16,0 0 15,1 0 1,-1 0-16,0 0 0,21 0 31,-20 0-31,-1 0 16,21 0-16,-21 0 15,0 0-15,0 0 16,1 0 0,-1 0-1,21 0 1,1 0-16,-22 0 16,21 0-16,-21 0 15,21 0-15,-20 0 16,-1 0-16,0 0 15,0 0-15,0 0 16,1 0 0,-1 0-1,0 0 1,-1 0-16,1 0 16,0 0-1,0 0 1,1 0-16,-1 0 15,21 0 1,-21 0 0,22 0-16,20 0 15,-42 0-15,22 0 16,-22 0-16,21 0 16,-21 0-16,1 0 15,-1 0-15,0 0 16,0 0 46,0 0-46,0 0-16,0 0 16,1 0-1,20 0 1,-21 0-16,0 0 15,1 0 1,-1 0 0,0 0-16,0 0 15,0 0 1,0 0-16,0 0 31,1 0-31,-1 0 16,0 0-1,0 0-15,0 0 16,1 0 0,-1 0-16,0 0 15,0 0 1,0 20 0,21-20-16,-20 0 15,-1 0-15,0 0 16,0 0-1,0 0-15,1 0 16,20 0 0,-21 0-16,21 0 15,-21 0-15,1 0 16,-1 0-16,0 0 16,0 0-1,22 0-15,-22 0 16,0 0-16,0 0 15,0 0 1,0 0 15,0 0 1,1 0-32,-1 0 15,0 0-15,0 0 16,0 0-16,22 0 15,-1 0 1,-21 0-16,0 0 16,0 0-1,1 0 79,-1 0-78,0 0-1,43 0 1,-43 0-16,0 0 16,0 0-16,0 0 15,0 0-15,0 0 16,1 0-1,-1 0 1,0 0 15,0 0-15,0 0 15,1 0 32,-1 0-63,0 0 15,0 0 1,0 0-16,21 0 16,-20 0-1,-1 0-15,0 0 16,0 0-16,0 0 15,22 0 1,-22 0 0,0 0-16,0 0 15,0 0 32,0 0-31,-21-20 46,22 20-62,-1 0 16,0 0 15,0 0-15,0 0-1,1 0-15,-1 0 16,21 0 0,-21 0-16,0 0 15,0 0 1,-21-20 0,22 20-16,-1 0 93,0 0-30,0 0-16,0 0 0,1 0-1,-1 0-14,0 0 46,0 0-47,0 0-31,0 0 78,0 0-62,1 0-1,-1 0 1,0 0 125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26:52.91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87 0,'21'0'78,"0"0"-62,0 0-1,0 0 1,1 0 0,-1 0-1,0 0 16,0 0-15,0 0 31,1 0-47,-1 0 16,21 0-1,-21 21 1,0-21-1,0 0-15,1 0 16,20 0-16,-21 0 16,43 0-16,-43 0 15,42 0-15,-20 0 16,-1 0 0,0 0-16,-20 0 15,-1 0-15,0 0 16,21 0-16,22 0 15,-43 0-15,0 0 16,0 0-16,22-21 16,-1 21-16,-21 0 15,21 0 1,-21 0-16,22 0 16,-1 0-16,-21 0 15,22 0-15,-22 0 16,0 0-1,0 0-15,0 0 16,0 0 0,22 0-1,-1 0 1,-21 0-16,22 0 16,-22 0-1,0 0-15,0 0 16,0 0-16,43 0 15,-22 0-15,22 0 16,-1 0-16,-21 0 16,43 0-16,-21 0 15,-1-21-15,-42 21 16,0 0 0,22 0-1,-22 0-15,0 0 16,0 0-1,1 0-15,-1 0 16,0 0-16,0 0 16,0 0-1,0 0-15,0 0 16,1 0 0,-1 0-16,21 0 15,-21 0-15,22 0 16,-22 0-16,0 0 15,0 0 1,0 0-16,22 0 16,-22 0-1,21 0-15,-21 0 16,22 0 0,-1 0-16,-21 0 15,21 0 1,1 0-16,-1 0 15,0 0-15,0 0 16,0 0-16,-21 0 16,22 0-16,-22 0 15,0 0-15,0 0 16,0 0-16,22 0 16,-22 0-16,0 0 15,21 0-15,22 0 16,-43 0-1,21 0-15,-20 0 16,-1 0-16,21 0 16,-21 0-16,21 0 15,-20 0-15,-1 0 16,0 0 0,0 0-16,0 0 0,1 0 15,-1 0 1,0 0-16,21 0 15,0 0 1,-20 0-16,-1 0 16,0 0-1,0 0-15,0 0 16,1 0 0,20 0-1,-21 0-15,0 0 16,21 0-16,-20 0 15,-1 0-15,21 0 16,1 0-16,-1 0 16,-21 0-16,21 0 15,22 0-15,-43 0 16,0 0-16,0 0 16,1 0-1,-1 0-15,0 0 16,21 0-16,0 0 15,-20 0-15,41 0 16,-42 0-16,22 0 16,-1 0-16,-21 0 15,21 0-15,1 0 16,-22 0 0,0 0-1,0 0 1,1 0-1,-1 0 1,0 0-16,0 0 16,0 0-16,0 0 15,0 0-15,1 0 16,-1 0 31,0 0-32,0 0 17,0 0 15,1 0-32,-1 0-15,0 0 16,-21-20 31,21 20-47,0 0 15,0 0 1,0 0 0,1 0 15,-1 0-16,0 0 1,0 0 0,0 0 15,1-22-15,-1 22-1,0 0 1,0 0 31,0 0-32,0 0 17,-21-21 30,21 21-62,1 0 16,-1 0 46,0 0-31,0 0-31,0 0 47,1 0-31,-1 0 15,0 0-31,0 0 16,0 0 78,0 0-48,0 0-14,1 0-32,-22 21 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13.295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0 100 0,'22'0'172,"-1"0"-172,0 0 31,0 0-31,0 0 15,21 0 1,-20 0-16,-1 0 16,21 0-16,-21 0 47,1 0-32,20 0 1,-21 0-1,0 0 1,0 0-16,0 0 31,1 0-31,-1 0 16,0 0-16,0 0 16,0 0-16,22 0 15,-1 0 1,-21 0-16,0 0 15,22 0-15,-1 0 16,-21 0-16,43 0 16,-22 0-16,-21 0 15,21 0-15,1 0 16,-22 0-16,0 0 16,0 0-16,1 0 15,-1 0 1,0 0-1,0 0 1,0 0-16,21 0 16,-20 0-1,20 0-15,22 0 16,-43 0-16,21 0 16,0 0-16,1 0 15,-1 0 1,-21 0-16,22 0 15,-22 0-15,0 0 16,0 0-16,0 0 16,0 0-16,0 0 15,22 0 1,-22 0-16,21 0 16,-20 0-16,-1 0 15,21 0-15,21 0 16,-41 0-16,-1 0 15,0 0-15,21 0 16,-20 0-16,-1 0 16,0 0-1,0 0 17,0 0-1,0 0-16,0 0-15,22 0 16,-22 0-16,43 0 16,-1 0-16,-21 0 15,1 0-15,-1 0 16,-21 0-16,22 0 16,-22 0-1,0 0 1,0-21-16,0 21 15,21 0 1,-20 0 0,-1-22-16,0 22 15,0 0 1,0 0-16,-21-20 16,43 20-16,-22 0 15,0 0-15,21 0 16,-21 0-16,22 0 15,-22 0-15,0 0 16,0 0-16,1 0 16,-1 0-16,0 0 15,0 0 1,-1 0-16,1 0 16,0 0-1,1 0 16,-1 0-15,0 0 15,0 0-31,0-21 16,43 21-16,-43 0 16,21 0-16,-21 0 15,1 0-15,20 0 16,-21 0-16,22 0 15,-22 0-15,0 0 16,0 0 0,0 0-16,0 0 15,0 0-15,1 0 16,-1 0 0,0 0-1,0 0-15,22 0 16,-22 0-16,21 0 15,0 0-15,1 0 16,-22 0 0,0 0-1,0 0-15,0 0 16,1 0 0,-1 0-1,0 0 16,0 0-15,0 0 15,0 0-31,0 0 32,1 0-17,-1 0-15,0 0 16,0 0-1,0 0 1,22 0-16,-22 0 16,21 0-16,22 0 15,-22 0-15,-21 0 16,0 0-16,22 0 16,20 0-16,-42 0 15,0 0-15,22 0 16,-22 0-16,21 0 15,-20 0-15,-1 0 16,0 0-16,0 21 63,0-21-48,0 0 1,22 0-1,-22 0-15,21 0 16,1 0-16,-22 0 16,0 0-1,0 0 1,0 0-16,0 0 31,0 0 16,1 0-31,-1 0-1,0 0 1,0 0 0,0 0 30,1 0-30,-1 0 47,0 0-48,0 0 1,0 0 15,0 0-15,0 0-1,1 0-15,-1 0 16,0 0 0,0 0 30,0 0 17,1 0-63,-1 0 16,0 0 15,0 0-31,0 0 31,0 0-15,0 0-1,1 0 1,-1 0-16,21 0 16,-21 0-16,1 0 15,41 20-15,0-20 16,-41 0-16,20 0 15,-21 0-15,0 0 282,1 0-282,-1 0 93,0 0 282,21 0-203,-21 0-140,0 0 218,1 0-141,-1 0 157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8:39:06.26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0,'21'0'219,"21"0"-204,1 0 17,-22 0-17,0 0 1,21 0 0,-42 21-16,43-21 15,-22 0-15,0 21 16,0-21-16,0 0 15,0 0-15,22 0 16,-1 0 0,-21 0-16,1 0 15,20 0-15,-21 0 16,42 0-16,-41 0 16,-1 0-16,21 0 15,-21 0-15,1 0 16,20 0-16,-21 0 15,0 0-15,0 0 16,0 0-16,22 0 16,-22 0-1,0 0 1,22 0 0,-1 0-1,0 0-15,0 0 0,1 0 16,-1 0-1,1 0-15,-1 0 16,21 0 0,-42 0-16,1 0 15,-1 0-15,0 0 16,0 0 0,22 0-1,20 0-15,-42 0 16,43 0-16,-43 0 15,21 0-15,-21 0 16,1 0-16,-1 0 16,0 0-1,0 0-15,0 0 16,0 0-16,0 0 31,1 0-31,20 0 31,-21 0-31,0 0 0,22 0 16,-1 0-16,21 0 16,-20 0-16,-1 0 31,-21 0-31,1 0 16,-1 0-16,0 0 15,0 0 1,0 0-16,0 0 15,22 0-15,-22 0 16,21 0-16,1 0 16,-22 0-16,21 0 15,-21 0-15,21 0 16,1 0-16,-1 0 16,-21 0-1,43 0-15,-22 0 16,22 0-1,-43 0-15,0 0 16,0 0-16,0 0 16,22 0-1,-1 0 1,-21 0-16,0 0 16,0 0-1,1 0 1,20 0-16,-21 0 15,0 0-15,1 0 16,20 0 0,0 0-16,-21 0 15,22 0-15,-22 0 16,42 0-16,-41 0 16,-1 0-16,21 0 15,-21 0-15,0 0 16,0 0-16,1 0 15,-1 0-15,21 0 16,1 0 0,20 0-16,-42 0 15,21 0-15,-20 0 16,41 0-16,-20 0 16,-22 0-16,42 0 15,-21 0-15,1 0 16,-22 0-16,0 0 15,0 0 1,1 0-16,-1 0 31,0 0-31,0 0 16,0 0 0,21 0-16,1 0 31,-22 0-31,21 0 15,1 0-15,-22 0 16,42 0-16,-20 0 16,-1 0-16,0 0 15,1 0-15,-1 0 16,0 0-16,-21 0 16,22 0-16,-1 0 15,-21 0-15,1 0 16,-1 0-16,21 0 15,-21 0-15,0 0 32,0 0-17,1 0 1,-1 0 0,0 0-16,21 0 15,-20 0 1,20 0-1,-21 0-15,0 0 16,21 0-16,1 0 16,-22 0-1,21 0 1,-20 0 0,-1 0-16,0 0 0,0 0 15,0 0 1,0 0-1,22 0 1,-22 0-16,42 0 16,-41 0-1,41 0-15,-21 0 16,-21 0-16,1 0 16,-1 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7-06-28T19:22:27.622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70 0,'22'0'78,"-1"0"-63,0 0 1,0 0-16,43 0 31,-43 0-31,0 0 16,0 0-1,0 0 17,0 0-17,1 0 1,20 0-16,-21 0 16,0 0-16,1 0 15,20 0-15,0 0 16,0 0-1,-20 0 1,20 0-16,-21 0 16,0 0-16,1 0 15,-1 0-15,0 0 16,0 0-16,0 0 16,0 0-1,-1 0-15,2 0 31,-1 0-31,0 0 16,0 0 0,0 0-16,1 0 15,20 0 1,-21 0 0,0 0-16,0 0 15,0 0 1,1 0-16,-1 0 15,0 0-15,0 0 16,0 0 0,1 0-16,-1 0 31,0 0-31,0 0 31,0 0 16,0 0-31,-21-22-1,21 22 32,1 0-31,-1 0 15,0 0 0,0 0-15,0 0 78,1 0-63,-1 0 63,-21-22-94,21 22 31,0 0 0,0 0 63,-21-22-16,21 22-62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44B95-F628-45F7-9546-2119F9AD6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27</Pages>
  <Words>3695</Words>
  <Characters>19959</Characters>
  <Application>Microsoft Office Word</Application>
  <DocSecurity>0</DocSecurity>
  <Lines>166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Sayuri m</dc:creator>
  <cp:keywords/>
  <dc:description/>
  <cp:lastModifiedBy>Gabriel</cp:lastModifiedBy>
  <cp:revision>17</cp:revision>
  <dcterms:created xsi:type="dcterms:W3CDTF">2017-06-28T14:18:00Z</dcterms:created>
  <dcterms:modified xsi:type="dcterms:W3CDTF">2017-06-29T17:28:00Z</dcterms:modified>
</cp:coreProperties>
</file>